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02137" w14:textId="77777777" w:rsidR="00FD03B7" w:rsidRDefault="00FD03B7" w:rsidP="00982767">
      <w:pPr>
        <w:pBdr>
          <w:bottom w:val="single" w:sz="12" w:space="1" w:color="auto"/>
        </w:pBdr>
        <w:shd w:val="clear" w:color="auto" w:fill="F2F2F2" w:themeFill="background1" w:themeFillShade="F2"/>
        <w:spacing w:after="0" w:line="240" w:lineRule="auto"/>
        <w:rPr>
          <w:rFonts w:cstheme="minorHAnsi"/>
          <w:b/>
          <w:szCs w:val="20"/>
        </w:rPr>
      </w:pPr>
      <w:r>
        <w:rPr>
          <w:rFonts w:cstheme="minorHAnsi"/>
          <w:b/>
          <w:szCs w:val="20"/>
        </w:rPr>
        <w:t>ÖĞRENCİ BİLGİLERİ</w:t>
      </w:r>
    </w:p>
    <w:p w14:paraId="3EF7271A" w14:textId="77777777" w:rsidR="00FD03B7" w:rsidRDefault="00FD03B7" w:rsidP="00FD03B7">
      <w:pPr>
        <w:spacing w:after="0" w:line="240" w:lineRule="auto"/>
        <w:rPr>
          <w:rFonts w:cstheme="minorHAnsi"/>
          <w:sz w:val="18"/>
          <w:szCs w:val="18"/>
        </w:rPr>
      </w:pPr>
    </w:p>
    <w:tbl>
      <w:tblPr>
        <w:tblStyle w:val="TabloKlavuzu2"/>
        <w:tblW w:w="10358" w:type="dxa"/>
        <w:jc w:val="right"/>
        <w:tblBorders>
          <w:insideH w:val="none" w:sz="0" w:space="0" w:color="auto"/>
          <w:insideV w:val="none" w:sz="0" w:space="0" w:color="auto"/>
        </w:tblBorders>
        <w:tblCellMar>
          <w:left w:w="57" w:type="dxa"/>
          <w:right w:w="57" w:type="dxa"/>
        </w:tblCellMar>
        <w:tblLook w:val="04A0" w:firstRow="1" w:lastRow="0" w:firstColumn="1" w:lastColumn="0" w:noHBand="0" w:noVBand="1"/>
      </w:tblPr>
      <w:tblGrid>
        <w:gridCol w:w="2405"/>
        <w:gridCol w:w="7953"/>
      </w:tblGrid>
      <w:tr w:rsidR="00FD03B7" w14:paraId="3F17252D" w14:textId="77777777" w:rsidTr="00D95F6F">
        <w:trPr>
          <w:trHeight w:val="397"/>
          <w:jc w:val="right"/>
        </w:trPr>
        <w:tc>
          <w:tcPr>
            <w:tcW w:w="2405" w:type="dxa"/>
            <w:tcBorders>
              <w:top w:val="single" w:sz="4" w:space="0" w:color="auto"/>
              <w:left w:val="single" w:sz="4" w:space="0" w:color="auto"/>
              <w:bottom w:val="single" w:sz="4" w:space="0" w:color="auto"/>
              <w:right w:val="single" w:sz="4" w:space="0" w:color="auto"/>
            </w:tcBorders>
            <w:vAlign w:val="center"/>
            <w:hideMark/>
          </w:tcPr>
          <w:p w14:paraId="2AA3EE68" w14:textId="77777777" w:rsidR="00FD03B7" w:rsidRPr="00081922" w:rsidRDefault="00FD03B7" w:rsidP="000C498D">
            <w:pPr>
              <w:rPr>
                <w:rFonts w:cstheme="minorHAnsi"/>
                <w:b/>
                <w:bCs/>
                <w:sz w:val="20"/>
                <w:szCs w:val="20"/>
              </w:rPr>
            </w:pPr>
            <w:r w:rsidRPr="00081922">
              <w:rPr>
                <w:rFonts w:cstheme="minorHAnsi"/>
                <w:b/>
                <w:bCs/>
                <w:sz w:val="20"/>
                <w:szCs w:val="20"/>
              </w:rPr>
              <w:t>No</w:t>
            </w:r>
          </w:p>
        </w:tc>
        <w:tc>
          <w:tcPr>
            <w:tcW w:w="7953" w:type="dxa"/>
            <w:tcBorders>
              <w:top w:val="single" w:sz="4" w:space="0" w:color="auto"/>
              <w:left w:val="single" w:sz="4" w:space="0" w:color="auto"/>
              <w:bottom w:val="single" w:sz="4" w:space="0" w:color="auto"/>
              <w:right w:val="single" w:sz="4" w:space="0" w:color="auto"/>
            </w:tcBorders>
            <w:vAlign w:val="center"/>
          </w:tcPr>
          <w:p w14:paraId="6DFDDD13" w14:textId="00AD1BDB" w:rsidR="00FD03B7" w:rsidRPr="00081922" w:rsidRDefault="007A0D85" w:rsidP="000C498D">
            <w:pPr>
              <w:rPr>
                <w:rFonts w:cstheme="minorHAnsi"/>
                <w:sz w:val="20"/>
                <w:szCs w:val="20"/>
              </w:rPr>
            </w:pPr>
            <w:r>
              <w:rPr>
                <w:rFonts w:cstheme="minorHAnsi"/>
                <w:sz w:val="20"/>
                <w:szCs w:val="20"/>
              </w:rPr>
              <w:t>245129001</w:t>
            </w:r>
          </w:p>
        </w:tc>
      </w:tr>
      <w:tr w:rsidR="00FD03B7" w14:paraId="0BBFD698" w14:textId="77777777" w:rsidTr="00D95F6F">
        <w:trPr>
          <w:trHeight w:val="397"/>
          <w:jc w:val="right"/>
        </w:trPr>
        <w:tc>
          <w:tcPr>
            <w:tcW w:w="2405" w:type="dxa"/>
            <w:tcBorders>
              <w:top w:val="single" w:sz="4" w:space="0" w:color="auto"/>
              <w:left w:val="single" w:sz="4" w:space="0" w:color="auto"/>
              <w:bottom w:val="single" w:sz="4" w:space="0" w:color="auto"/>
              <w:right w:val="single" w:sz="4" w:space="0" w:color="auto"/>
            </w:tcBorders>
            <w:vAlign w:val="center"/>
            <w:hideMark/>
          </w:tcPr>
          <w:p w14:paraId="75FA122D" w14:textId="77777777" w:rsidR="00FD03B7" w:rsidRPr="00081922" w:rsidRDefault="00FD03B7" w:rsidP="000C498D">
            <w:pPr>
              <w:rPr>
                <w:rFonts w:cstheme="minorHAnsi"/>
                <w:b/>
                <w:bCs/>
                <w:sz w:val="20"/>
                <w:szCs w:val="20"/>
              </w:rPr>
            </w:pPr>
            <w:r w:rsidRPr="00081922">
              <w:rPr>
                <w:rFonts w:cstheme="minorHAnsi"/>
                <w:b/>
                <w:bCs/>
                <w:sz w:val="20"/>
                <w:szCs w:val="20"/>
              </w:rPr>
              <w:t>Adı, Soyadı</w:t>
            </w:r>
          </w:p>
        </w:tc>
        <w:tc>
          <w:tcPr>
            <w:tcW w:w="7953" w:type="dxa"/>
            <w:tcBorders>
              <w:top w:val="single" w:sz="4" w:space="0" w:color="auto"/>
              <w:left w:val="single" w:sz="4" w:space="0" w:color="auto"/>
              <w:bottom w:val="single" w:sz="4" w:space="0" w:color="auto"/>
              <w:right w:val="single" w:sz="4" w:space="0" w:color="auto"/>
            </w:tcBorders>
            <w:vAlign w:val="center"/>
          </w:tcPr>
          <w:p w14:paraId="15983898" w14:textId="49A3918E" w:rsidR="00FD03B7" w:rsidRPr="00081922" w:rsidRDefault="000B5B36" w:rsidP="000C498D">
            <w:pPr>
              <w:rPr>
                <w:rFonts w:cstheme="minorHAnsi"/>
                <w:sz w:val="20"/>
                <w:szCs w:val="20"/>
              </w:rPr>
            </w:pPr>
            <w:r>
              <w:rPr>
                <w:rFonts w:cstheme="minorHAnsi"/>
                <w:sz w:val="20"/>
                <w:szCs w:val="20"/>
              </w:rPr>
              <w:t>Yusuf Kaya</w:t>
            </w:r>
          </w:p>
        </w:tc>
      </w:tr>
      <w:tr w:rsidR="00FD03B7" w14:paraId="19BDB3A0" w14:textId="77777777" w:rsidTr="00D95F6F">
        <w:trPr>
          <w:trHeight w:val="397"/>
          <w:jc w:val="right"/>
        </w:trPr>
        <w:tc>
          <w:tcPr>
            <w:tcW w:w="2405" w:type="dxa"/>
            <w:tcBorders>
              <w:top w:val="single" w:sz="4" w:space="0" w:color="auto"/>
              <w:left w:val="single" w:sz="4" w:space="0" w:color="auto"/>
              <w:bottom w:val="single" w:sz="4" w:space="0" w:color="auto"/>
              <w:right w:val="single" w:sz="4" w:space="0" w:color="auto"/>
            </w:tcBorders>
            <w:vAlign w:val="center"/>
            <w:hideMark/>
          </w:tcPr>
          <w:p w14:paraId="5998419C" w14:textId="77777777" w:rsidR="00FD03B7" w:rsidRPr="00081922" w:rsidRDefault="00FD03B7" w:rsidP="000C498D">
            <w:pPr>
              <w:rPr>
                <w:rFonts w:cstheme="minorHAnsi"/>
                <w:b/>
                <w:bCs/>
                <w:sz w:val="20"/>
                <w:szCs w:val="20"/>
              </w:rPr>
            </w:pPr>
            <w:r w:rsidRPr="00081922">
              <w:rPr>
                <w:rFonts w:cstheme="minorHAnsi"/>
                <w:b/>
                <w:bCs/>
                <w:sz w:val="20"/>
                <w:szCs w:val="20"/>
              </w:rPr>
              <w:t>Anabilim Dalı</w:t>
            </w:r>
          </w:p>
        </w:tc>
        <w:tc>
          <w:tcPr>
            <w:tcW w:w="7953" w:type="dxa"/>
            <w:tcBorders>
              <w:top w:val="single" w:sz="4" w:space="0" w:color="auto"/>
              <w:left w:val="single" w:sz="4" w:space="0" w:color="auto"/>
              <w:bottom w:val="single" w:sz="4" w:space="0" w:color="auto"/>
              <w:right w:val="single" w:sz="4" w:space="0" w:color="auto"/>
            </w:tcBorders>
            <w:vAlign w:val="center"/>
          </w:tcPr>
          <w:p w14:paraId="4119E6F2" w14:textId="476B51F2" w:rsidR="00FD03B7" w:rsidRPr="00081922" w:rsidRDefault="003235DF" w:rsidP="000C498D">
            <w:pPr>
              <w:rPr>
                <w:rFonts w:cstheme="minorHAnsi"/>
                <w:sz w:val="20"/>
                <w:szCs w:val="20"/>
              </w:rPr>
            </w:pPr>
            <w:r>
              <w:rPr>
                <w:rFonts w:cstheme="minorHAnsi"/>
                <w:sz w:val="20"/>
                <w:szCs w:val="20"/>
              </w:rPr>
              <w:t>Yazılım Mühendisliği</w:t>
            </w:r>
          </w:p>
        </w:tc>
      </w:tr>
      <w:tr w:rsidR="00FD03B7" w14:paraId="1CE08403" w14:textId="77777777" w:rsidTr="00D95F6F">
        <w:trPr>
          <w:trHeight w:val="1124"/>
          <w:jc w:val="right"/>
        </w:trPr>
        <w:tc>
          <w:tcPr>
            <w:tcW w:w="2405" w:type="dxa"/>
            <w:tcBorders>
              <w:top w:val="single" w:sz="4" w:space="0" w:color="auto"/>
              <w:left w:val="single" w:sz="4" w:space="0" w:color="auto"/>
              <w:bottom w:val="single" w:sz="4" w:space="0" w:color="auto"/>
              <w:right w:val="single" w:sz="4" w:space="0" w:color="auto"/>
            </w:tcBorders>
            <w:vAlign w:val="center"/>
            <w:hideMark/>
          </w:tcPr>
          <w:p w14:paraId="1DA0AF35" w14:textId="77777777" w:rsidR="00FD03B7" w:rsidRPr="00081922" w:rsidRDefault="00FD03B7" w:rsidP="000C498D">
            <w:pPr>
              <w:rPr>
                <w:rFonts w:cstheme="minorHAnsi"/>
                <w:b/>
                <w:bCs/>
                <w:sz w:val="20"/>
                <w:szCs w:val="20"/>
              </w:rPr>
            </w:pPr>
            <w:r w:rsidRPr="00081922">
              <w:rPr>
                <w:rFonts w:cstheme="minorHAnsi"/>
                <w:b/>
                <w:bCs/>
                <w:sz w:val="20"/>
                <w:szCs w:val="20"/>
              </w:rPr>
              <w:t>İletişim bilgileri</w:t>
            </w:r>
          </w:p>
          <w:p w14:paraId="386E52EE" w14:textId="77777777" w:rsidR="00FD03B7" w:rsidRPr="00081922" w:rsidRDefault="00FD03B7" w:rsidP="000C498D">
            <w:pPr>
              <w:rPr>
                <w:rFonts w:cstheme="minorHAnsi"/>
                <w:sz w:val="20"/>
                <w:szCs w:val="20"/>
              </w:rPr>
            </w:pPr>
            <w:r w:rsidRPr="00081922">
              <w:rPr>
                <w:rFonts w:cstheme="minorHAnsi"/>
                <w:sz w:val="20"/>
                <w:szCs w:val="20"/>
              </w:rPr>
              <w:t xml:space="preserve">(adres, e-posta, telefon </w:t>
            </w:r>
            <w:proofErr w:type="spellStart"/>
            <w:r w:rsidRPr="00081922">
              <w:rPr>
                <w:rFonts w:cstheme="minorHAnsi"/>
                <w:sz w:val="20"/>
                <w:szCs w:val="20"/>
              </w:rPr>
              <w:t>no</w:t>
            </w:r>
            <w:proofErr w:type="spellEnd"/>
            <w:r w:rsidRPr="00081922">
              <w:rPr>
                <w:rFonts w:cstheme="minorHAnsi"/>
                <w:sz w:val="20"/>
                <w:szCs w:val="20"/>
              </w:rPr>
              <w:t>)</w:t>
            </w:r>
          </w:p>
        </w:tc>
        <w:tc>
          <w:tcPr>
            <w:tcW w:w="7953" w:type="dxa"/>
            <w:tcBorders>
              <w:top w:val="single" w:sz="4" w:space="0" w:color="auto"/>
              <w:left w:val="single" w:sz="4" w:space="0" w:color="auto"/>
              <w:bottom w:val="single" w:sz="4" w:space="0" w:color="auto"/>
              <w:right w:val="single" w:sz="4" w:space="0" w:color="auto"/>
            </w:tcBorders>
            <w:vAlign w:val="center"/>
          </w:tcPr>
          <w:p w14:paraId="4AD22EB4" w14:textId="2E0E13C3" w:rsidR="00FD03B7" w:rsidRDefault="00B92A71" w:rsidP="000C498D">
            <w:pPr>
              <w:rPr>
                <w:rFonts w:cstheme="minorHAnsi"/>
                <w:sz w:val="20"/>
                <w:szCs w:val="20"/>
              </w:rPr>
            </w:pPr>
            <w:r w:rsidRPr="00C0754A">
              <w:rPr>
                <w:rFonts w:cstheme="minorHAnsi"/>
                <w:b/>
                <w:bCs/>
                <w:sz w:val="20"/>
                <w:szCs w:val="20"/>
              </w:rPr>
              <w:t>Adres:</w:t>
            </w:r>
            <w:r>
              <w:rPr>
                <w:rFonts w:cstheme="minorHAnsi"/>
                <w:sz w:val="20"/>
                <w:szCs w:val="20"/>
              </w:rPr>
              <w:t xml:space="preserve"> Hamit Kaplan Sokak </w:t>
            </w:r>
            <w:proofErr w:type="spellStart"/>
            <w:r>
              <w:rPr>
                <w:rFonts w:cstheme="minorHAnsi"/>
                <w:sz w:val="20"/>
                <w:szCs w:val="20"/>
              </w:rPr>
              <w:t>Esatpaşa</w:t>
            </w:r>
            <w:proofErr w:type="spellEnd"/>
            <w:r>
              <w:rPr>
                <w:rFonts w:cstheme="minorHAnsi"/>
                <w:sz w:val="20"/>
                <w:szCs w:val="20"/>
              </w:rPr>
              <w:t xml:space="preserve"> Mahallesi </w:t>
            </w:r>
            <w:proofErr w:type="spellStart"/>
            <w:r>
              <w:rPr>
                <w:rFonts w:cstheme="minorHAnsi"/>
                <w:sz w:val="20"/>
                <w:szCs w:val="20"/>
              </w:rPr>
              <w:t>Çankata</w:t>
            </w:r>
            <w:proofErr w:type="spellEnd"/>
            <w:r>
              <w:rPr>
                <w:rFonts w:cstheme="minorHAnsi"/>
                <w:sz w:val="20"/>
                <w:szCs w:val="20"/>
              </w:rPr>
              <w:t xml:space="preserve"> Apartmanı 5-7 Ataşehir/İstanbul</w:t>
            </w:r>
            <w:r>
              <w:rPr>
                <w:rFonts w:cstheme="minorHAnsi"/>
                <w:sz w:val="20"/>
                <w:szCs w:val="20"/>
              </w:rPr>
              <w:br/>
            </w:r>
            <w:proofErr w:type="spellStart"/>
            <w:r w:rsidRPr="00C0754A">
              <w:rPr>
                <w:rFonts w:cstheme="minorHAnsi"/>
                <w:b/>
                <w:bCs/>
                <w:sz w:val="20"/>
                <w:szCs w:val="20"/>
              </w:rPr>
              <w:t>Email</w:t>
            </w:r>
            <w:proofErr w:type="spellEnd"/>
            <w:r w:rsidRPr="00C0754A">
              <w:rPr>
                <w:rFonts w:cstheme="minorHAnsi"/>
                <w:b/>
                <w:bCs/>
                <w:sz w:val="20"/>
                <w:szCs w:val="20"/>
              </w:rPr>
              <w:t>:</w:t>
            </w:r>
            <w:r>
              <w:rPr>
                <w:rFonts w:cstheme="minorHAnsi"/>
                <w:sz w:val="20"/>
                <w:szCs w:val="20"/>
              </w:rPr>
              <w:t xml:space="preserve"> </w:t>
            </w:r>
            <w:hyperlink r:id="rId7" w:history="1">
              <w:r w:rsidRPr="00A91882">
                <w:rPr>
                  <w:rStyle w:val="Hyperlink"/>
                  <w:rFonts w:cstheme="minorHAnsi"/>
                  <w:sz w:val="20"/>
                  <w:szCs w:val="20"/>
                </w:rPr>
                <w:t>ysfkyya@gmail.com</w:t>
              </w:r>
            </w:hyperlink>
          </w:p>
          <w:p w14:paraId="7B7043A8" w14:textId="5E15861F" w:rsidR="00B92A71" w:rsidRPr="00081922" w:rsidRDefault="00C0754A" w:rsidP="000C498D">
            <w:pPr>
              <w:rPr>
                <w:rFonts w:cstheme="minorHAnsi"/>
                <w:sz w:val="20"/>
                <w:szCs w:val="20"/>
              </w:rPr>
            </w:pPr>
            <w:r w:rsidRPr="00C0754A">
              <w:rPr>
                <w:rFonts w:cstheme="minorHAnsi"/>
                <w:b/>
                <w:bCs/>
                <w:sz w:val="20"/>
                <w:szCs w:val="20"/>
              </w:rPr>
              <w:t>Telefon:</w:t>
            </w:r>
            <w:r>
              <w:rPr>
                <w:rFonts w:cstheme="minorHAnsi"/>
                <w:sz w:val="20"/>
                <w:szCs w:val="20"/>
              </w:rPr>
              <w:t xml:space="preserve"> </w:t>
            </w:r>
            <w:r w:rsidR="00B92A71">
              <w:rPr>
                <w:rFonts w:cstheme="minorHAnsi"/>
                <w:sz w:val="20"/>
                <w:szCs w:val="20"/>
              </w:rPr>
              <w:t>542 301 22 67</w:t>
            </w:r>
          </w:p>
        </w:tc>
      </w:tr>
    </w:tbl>
    <w:p w14:paraId="6C3523DB" w14:textId="77777777" w:rsidR="00FD03B7" w:rsidRDefault="00FD03B7" w:rsidP="00FD03B7">
      <w:pPr>
        <w:spacing w:after="0" w:line="240" w:lineRule="auto"/>
        <w:rPr>
          <w:rFonts w:cstheme="minorHAnsi"/>
        </w:rPr>
      </w:pPr>
    </w:p>
    <w:p w14:paraId="4DAD6E50" w14:textId="77777777" w:rsidR="00FD03B7" w:rsidRDefault="00FD03B7" w:rsidP="00982767">
      <w:pPr>
        <w:pBdr>
          <w:bottom w:val="single" w:sz="12" w:space="1" w:color="auto"/>
        </w:pBdr>
        <w:shd w:val="clear" w:color="auto" w:fill="F2F2F2" w:themeFill="background1" w:themeFillShade="F2"/>
        <w:spacing w:after="0" w:line="240" w:lineRule="auto"/>
        <w:rPr>
          <w:rFonts w:cstheme="minorHAnsi"/>
          <w:b/>
          <w:szCs w:val="20"/>
        </w:rPr>
      </w:pPr>
      <w:r>
        <w:rPr>
          <w:rFonts w:cstheme="minorHAnsi"/>
          <w:b/>
          <w:szCs w:val="20"/>
        </w:rPr>
        <w:t>TEZE İLİŞKİN BİLGİLER</w:t>
      </w:r>
    </w:p>
    <w:p w14:paraId="116DC051" w14:textId="77777777" w:rsidR="00FD03B7" w:rsidRDefault="00FD03B7" w:rsidP="00FD03B7">
      <w:pPr>
        <w:spacing w:after="0" w:line="240" w:lineRule="auto"/>
        <w:rPr>
          <w:rFonts w:cstheme="minorHAnsi"/>
          <w:sz w:val="18"/>
          <w:szCs w:val="18"/>
        </w:rPr>
      </w:pPr>
    </w:p>
    <w:tbl>
      <w:tblPr>
        <w:tblStyle w:val="TabloKlavuzu2"/>
        <w:tblW w:w="10358" w:type="dxa"/>
        <w:jc w:val="right"/>
        <w:tblBorders>
          <w:insideH w:val="none" w:sz="0" w:space="0" w:color="auto"/>
          <w:insideV w:val="none" w:sz="0" w:space="0" w:color="auto"/>
        </w:tblBorders>
        <w:tblCellMar>
          <w:left w:w="57" w:type="dxa"/>
          <w:right w:w="57" w:type="dxa"/>
        </w:tblCellMar>
        <w:tblLook w:val="04A0" w:firstRow="1" w:lastRow="0" w:firstColumn="1" w:lastColumn="0" w:noHBand="0" w:noVBand="1"/>
      </w:tblPr>
      <w:tblGrid>
        <w:gridCol w:w="2405"/>
        <w:gridCol w:w="7953"/>
      </w:tblGrid>
      <w:tr w:rsidR="00FD03B7" w14:paraId="586CB7DB" w14:textId="77777777" w:rsidTr="00D95F6F">
        <w:trPr>
          <w:trHeight w:val="397"/>
          <w:jc w:val="right"/>
        </w:trPr>
        <w:tc>
          <w:tcPr>
            <w:tcW w:w="2405" w:type="dxa"/>
            <w:tcBorders>
              <w:top w:val="single" w:sz="4" w:space="0" w:color="auto"/>
              <w:left w:val="single" w:sz="4" w:space="0" w:color="auto"/>
              <w:bottom w:val="single" w:sz="4" w:space="0" w:color="auto"/>
              <w:right w:val="single" w:sz="4" w:space="0" w:color="auto"/>
            </w:tcBorders>
            <w:vAlign w:val="center"/>
            <w:hideMark/>
          </w:tcPr>
          <w:p w14:paraId="22725183" w14:textId="77777777" w:rsidR="005A02A2" w:rsidRPr="00081922" w:rsidRDefault="00FD03B7" w:rsidP="000C498D">
            <w:pPr>
              <w:rPr>
                <w:rFonts w:cstheme="minorHAnsi"/>
                <w:b/>
                <w:bCs/>
                <w:sz w:val="20"/>
                <w:szCs w:val="20"/>
              </w:rPr>
            </w:pPr>
            <w:r w:rsidRPr="00081922">
              <w:rPr>
                <w:rFonts w:cstheme="minorHAnsi"/>
                <w:b/>
                <w:bCs/>
                <w:sz w:val="20"/>
                <w:szCs w:val="20"/>
              </w:rPr>
              <w:t>Tez başlığı</w:t>
            </w:r>
          </w:p>
          <w:p w14:paraId="3A77A151" w14:textId="245416FC" w:rsidR="003250A8" w:rsidRPr="00081922" w:rsidRDefault="003250A8" w:rsidP="000C498D">
            <w:pPr>
              <w:rPr>
                <w:rFonts w:cstheme="minorHAnsi"/>
                <w:b/>
                <w:bCs/>
                <w:sz w:val="20"/>
                <w:szCs w:val="20"/>
              </w:rPr>
            </w:pPr>
            <w:r w:rsidRPr="00081922">
              <w:rPr>
                <w:rFonts w:cstheme="minorHAnsi"/>
                <w:b/>
                <w:bCs/>
                <w:sz w:val="20"/>
                <w:szCs w:val="20"/>
              </w:rPr>
              <w:t>(TÜRKÇE ve İNGİLİZCE)</w:t>
            </w:r>
          </w:p>
        </w:tc>
        <w:tc>
          <w:tcPr>
            <w:tcW w:w="7953" w:type="dxa"/>
            <w:tcBorders>
              <w:top w:val="single" w:sz="4" w:space="0" w:color="auto"/>
              <w:left w:val="single" w:sz="4" w:space="0" w:color="auto"/>
              <w:bottom w:val="single" w:sz="4" w:space="0" w:color="auto"/>
              <w:right w:val="single" w:sz="4" w:space="0" w:color="auto"/>
            </w:tcBorders>
            <w:vAlign w:val="center"/>
          </w:tcPr>
          <w:p w14:paraId="1A747B9E" w14:textId="77777777" w:rsidR="00FD03B7" w:rsidRPr="009B1862" w:rsidRDefault="00FD03B7" w:rsidP="000C498D">
            <w:pPr>
              <w:rPr>
                <w:rFonts w:ascii="Times New Roman" w:hAnsi="Times New Roman" w:cs="Times New Roman"/>
                <w:i/>
                <w:sz w:val="20"/>
                <w:szCs w:val="20"/>
              </w:rPr>
            </w:pPr>
          </w:p>
          <w:p w14:paraId="5B6F01F8" w14:textId="2F075FB9" w:rsidR="00D95F6F" w:rsidRDefault="001E681E" w:rsidP="009B1862">
            <w:pPr>
              <w:jc w:val="both"/>
            </w:pPr>
            <w:r>
              <w:t>Bulut Platformlarında Log ve Metrik Korelasyonuna Dayalı Yapay Zekâ Destekli Proaktif Sağlık ve Kapasite Yönetimi</w:t>
            </w:r>
          </w:p>
          <w:p w14:paraId="0838A271" w14:textId="77777777" w:rsidR="001E681E" w:rsidRDefault="001E681E" w:rsidP="009B1862">
            <w:pPr>
              <w:jc w:val="both"/>
              <w:rPr>
                <w:rFonts w:ascii="Times New Roman" w:hAnsi="Times New Roman" w:cs="Times New Roman"/>
                <w:i/>
                <w:color w:val="FF0000"/>
                <w:sz w:val="20"/>
                <w:szCs w:val="20"/>
                <w:highlight w:val="yellow"/>
              </w:rPr>
            </w:pPr>
          </w:p>
          <w:p w14:paraId="01B7120D" w14:textId="2DF998FE" w:rsidR="00FD03B7" w:rsidRPr="009B1862" w:rsidRDefault="009B1862" w:rsidP="009B1862">
            <w:pPr>
              <w:jc w:val="both"/>
              <w:rPr>
                <w:rFonts w:ascii="Times New Roman" w:hAnsi="Times New Roman" w:cs="Times New Roman"/>
                <w:i/>
                <w:color w:val="FF0000"/>
                <w:sz w:val="20"/>
                <w:szCs w:val="20"/>
              </w:rPr>
            </w:pPr>
            <w:r w:rsidRPr="009B1862">
              <w:rPr>
                <w:rFonts w:ascii="Times New Roman" w:hAnsi="Times New Roman" w:cs="Times New Roman"/>
                <w:i/>
                <w:color w:val="FF0000"/>
                <w:sz w:val="20"/>
                <w:szCs w:val="20"/>
                <w:highlight w:val="yellow"/>
              </w:rPr>
              <w:t>(Tez başlığında Türkçe karşılığı olan İngilizce kelimeler olmamalı, kısaltmaların önüne açık hali yazılmalı, ticari marka/isim belirtilmemeli, tez başlığı yüklem ile bitmeli (incelenmesi, araştırılması, karşılaştırılması, belirlenmesi, vb.))</w:t>
            </w:r>
          </w:p>
          <w:p w14:paraId="673C324B" w14:textId="77777777" w:rsidR="00FD03B7" w:rsidRPr="009B1862" w:rsidRDefault="00FD03B7" w:rsidP="000C498D">
            <w:pPr>
              <w:rPr>
                <w:rFonts w:ascii="Times New Roman" w:hAnsi="Times New Roman" w:cs="Times New Roman"/>
                <w:i/>
                <w:sz w:val="20"/>
                <w:szCs w:val="20"/>
              </w:rPr>
            </w:pPr>
          </w:p>
          <w:p w14:paraId="0B626295" w14:textId="77777777" w:rsidR="00FD03B7" w:rsidRPr="009B1862" w:rsidRDefault="00FD03B7" w:rsidP="000C498D">
            <w:pPr>
              <w:rPr>
                <w:rFonts w:ascii="Times New Roman" w:hAnsi="Times New Roman" w:cs="Times New Roman"/>
                <w:i/>
                <w:sz w:val="20"/>
                <w:szCs w:val="20"/>
              </w:rPr>
            </w:pPr>
          </w:p>
        </w:tc>
      </w:tr>
    </w:tbl>
    <w:p w14:paraId="539A4139" w14:textId="64476E4F" w:rsidR="003250A8" w:rsidRDefault="003250A8" w:rsidP="003250A8">
      <w:pPr>
        <w:spacing w:after="0" w:line="240" w:lineRule="auto"/>
        <w:rPr>
          <w:rFonts w:cstheme="minorHAnsi"/>
          <w:sz w:val="18"/>
          <w:szCs w:val="18"/>
        </w:rPr>
      </w:pPr>
    </w:p>
    <w:tbl>
      <w:tblPr>
        <w:tblStyle w:val="TabloKlavuzu2"/>
        <w:tblW w:w="10358" w:type="dxa"/>
        <w:jc w:val="right"/>
        <w:tblBorders>
          <w:insideH w:val="none" w:sz="0" w:space="0" w:color="auto"/>
          <w:insideV w:val="none" w:sz="0" w:space="0" w:color="auto"/>
        </w:tblBorders>
        <w:tblCellMar>
          <w:left w:w="57" w:type="dxa"/>
          <w:right w:w="57" w:type="dxa"/>
        </w:tblCellMar>
        <w:tblLook w:val="04A0" w:firstRow="1" w:lastRow="0" w:firstColumn="1" w:lastColumn="0" w:noHBand="0" w:noVBand="1"/>
      </w:tblPr>
      <w:tblGrid>
        <w:gridCol w:w="2405"/>
        <w:gridCol w:w="7953"/>
      </w:tblGrid>
      <w:tr w:rsidR="00B014A0" w14:paraId="77227A99" w14:textId="77777777" w:rsidTr="00D95F6F">
        <w:trPr>
          <w:trHeight w:val="397"/>
          <w:jc w:val="right"/>
        </w:trPr>
        <w:tc>
          <w:tcPr>
            <w:tcW w:w="2405" w:type="dxa"/>
            <w:tcBorders>
              <w:top w:val="single" w:sz="4" w:space="0" w:color="auto"/>
              <w:left w:val="single" w:sz="4" w:space="0" w:color="auto"/>
              <w:bottom w:val="single" w:sz="4" w:space="0" w:color="auto"/>
              <w:right w:val="single" w:sz="4" w:space="0" w:color="auto"/>
            </w:tcBorders>
            <w:vAlign w:val="center"/>
            <w:hideMark/>
          </w:tcPr>
          <w:p w14:paraId="6B94F80D" w14:textId="442F2BFE" w:rsidR="00B014A0" w:rsidRDefault="00E51F84" w:rsidP="00C45134">
            <w:pPr>
              <w:rPr>
                <w:rFonts w:cstheme="minorHAnsi"/>
                <w:b/>
                <w:bCs/>
                <w:sz w:val="20"/>
                <w:szCs w:val="20"/>
              </w:rPr>
            </w:pPr>
            <w:r>
              <w:rPr>
                <w:rFonts w:cstheme="minorHAnsi"/>
                <w:b/>
                <w:bCs/>
                <w:sz w:val="20"/>
                <w:szCs w:val="20"/>
              </w:rPr>
              <w:t>Başvuru</w:t>
            </w:r>
            <w:r w:rsidR="00882F91">
              <w:rPr>
                <w:rFonts w:cstheme="minorHAnsi"/>
                <w:b/>
                <w:bCs/>
                <w:sz w:val="20"/>
                <w:szCs w:val="20"/>
              </w:rPr>
              <w:t>,</w:t>
            </w:r>
            <w:r>
              <w:rPr>
                <w:rFonts w:cstheme="minorHAnsi"/>
                <w:b/>
                <w:bCs/>
                <w:sz w:val="20"/>
                <w:szCs w:val="20"/>
              </w:rPr>
              <w:t xml:space="preserve"> t</w:t>
            </w:r>
            <w:r w:rsidR="00B014A0">
              <w:rPr>
                <w:rFonts w:cstheme="minorHAnsi"/>
                <w:b/>
                <w:bCs/>
                <w:sz w:val="20"/>
                <w:szCs w:val="20"/>
              </w:rPr>
              <w:t xml:space="preserve">ez </w:t>
            </w:r>
            <w:r>
              <w:rPr>
                <w:rFonts w:cstheme="minorHAnsi"/>
                <w:b/>
                <w:bCs/>
                <w:sz w:val="20"/>
                <w:szCs w:val="20"/>
              </w:rPr>
              <w:t>başlığı değişikliği talebiyle mi yapılıyor?</w:t>
            </w:r>
          </w:p>
          <w:p w14:paraId="75162AFF" w14:textId="1C967195" w:rsidR="00B014A0" w:rsidRPr="00081922" w:rsidRDefault="00B014A0" w:rsidP="00C45134">
            <w:pPr>
              <w:rPr>
                <w:rFonts w:cstheme="minorHAnsi"/>
                <w:b/>
                <w:bCs/>
                <w:sz w:val="20"/>
                <w:szCs w:val="20"/>
              </w:rPr>
            </w:pPr>
          </w:p>
        </w:tc>
        <w:tc>
          <w:tcPr>
            <w:tcW w:w="7953" w:type="dxa"/>
            <w:tcBorders>
              <w:top w:val="single" w:sz="4" w:space="0" w:color="auto"/>
              <w:left w:val="single" w:sz="4" w:space="0" w:color="auto"/>
              <w:bottom w:val="single" w:sz="4" w:space="0" w:color="auto"/>
              <w:right w:val="single" w:sz="4" w:space="0" w:color="auto"/>
            </w:tcBorders>
            <w:vAlign w:val="center"/>
          </w:tcPr>
          <w:p w14:paraId="64C17637" w14:textId="77777777" w:rsidR="00B014A0" w:rsidRDefault="00B014A0" w:rsidP="00B014A0">
            <w:pPr>
              <w:rPr>
                <w:rFonts w:cstheme="minorHAnsi"/>
                <w:sz w:val="20"/>
                <w:szCs w:val="20"/>
              </w:rPr>
            </w:pPr>
          </w:p>
          <w:p w14:paraId="47604C1E" w14:textId="18D9661C" w:rsidR="00E51F84" w:rsidRDefault="00000000" w:rsidP="00B014A0">
            <w:pPr>
              <w:rPr>
                <w:rFonts w:cstheme="minorHAnsi"/>
              </w:rPr>
            </w:pPr>
            <w:sdt>
              <w:sdtPr>
                <w:rPr>
                  <w:rFonts w:cstheme="minorHAnsi"/>
                </w:rPr>
                <w:id w:val="744147796"/>
                <w14:checkbox>
                  <w14:checked w14:val="0"/>
                  <w14:checkedState w14:val="2612" w14:font="MS Gothic"/>
                  <w14:uncheckedState w14:val="2610" w14:font="MS Gothic"/>
                </w14:checkbox>
              </w:sdtPr>
              <w:sdtContent>
                <w:r w:rsidR="00D95F6F">
                  <w:rPr>
                    <w:rFonts w:ascii="MS Gothic" w:eastAsia="MS Gothic" w:hAnsi="MS Gothic" w:cstheme="minorHAnsi" w:hint="eastAsia"/>
                  </w:rPr>
                  <w:t>☐</w:t>
                </w:r>
              </w:sdtContent>
            </w:sdt>
            <w:r w:rsidR="00B014A0" w:rsidRPr="00FA4D16">
              <w:rPr>
                <w:rFonts w:cstheme="minorHAnsi"/>
              </w:rPr>
              <w:t xml:space="preserve"> </w:t>
            </w:r>
            <w:proofErr w:type="gramStart"/>
            <w:r w:rsidR="00B014A0" w:rsidRPr="00081922">
              <w:rPr>
                <w:rFonts w:cstheme="minorHAnsi"/>
                <w:sz w:val="20"/>
                <w:szCs w:val="20"/>
              </w:rPr>
              <w:t>EVET</w:t>
            </w:r>
            <w:r w:rsidR="00E51F84">
              <w:rPr>
                <w:rFonts w:cstheme="minorHAnsi"/>
              </w:rPr>
              <w:t xml:space="preserve">  (</w:t>
            </w:r>
            <w:proofErr w:type="gramEnd"/>
            <w:r w:rsidR="00E51F84">
              <w:rPr>
                <w:rFonts w:cstheme="minorHAnsi"/>
              </w:rPr>
              <w:t>önceki tez başlığımın değiştirilmesini talep ediyorum.)</w:t>
            </w:r>
            <w:r w:rsidR="00B014A0" w:rsidRPr="00FA4D16">
              <w:rPr>
                <w:rFonts w:cstheme="minorHAnsi"/>
              </w:rPr>
              <w:t xml:space="preserve">  </w:t>
            </w:r>
          </w:p>
          <w:p w14:paraId="6CE116B6" w14:textId="01905886" w:rsidR="00B014A0" w:rsidRDefault="00000000" w:rsidP="00B014A0">
            <w:pPr>
              <w:rPr>
                <w:rFonts w:cstheme="minorHAnsi"/>
                <w:sz w:val="20"/>
                <w:szCs w:val="20"/>
              </w:rPr>
            </w:pPr>
            <w:sdt>
              <w:sdtPr>
                <w:rPr>
                  <w:rFonts w:cstheme="minorHAnsi"/>
                </w:rPr>
                <w:id w:val="-1076587009"/>
                <w14:checkbox>
                  <w14:checked w14:val="1"/>
                  <w14:checkedState w14:val="2612" w14:font="MS Gothic"/>
                  <w14:uncheckedState w14:val="2610" w14:font="MS Gothic"/>
                </w14:checkbox>
              </w:sdtPr>
              <w:sdtContent>
                <w:r w:rsidR="00610508">
                  <w:rPr>
                    <w:rFonts w:ascii="MS Gothic" w:eastAsia="MS Gothic" w:hAnsi="MS Gothic" w:cstheme="minorHAnsi" w:hint="eastAsia"/>
                  </w:rPr>
                  <w:t>☒</w:t>
                </w:r>
              </w:sdtContent>
            </w:sdt>
            <w:r w:rsidR="00B014A0" w:rsidRPr="00FA4D16">
              <w:rPr>
                <w:rFonts w:cstheme="minorHAnsi"/>
              </w:rPr>
              <w:t xml:space="preserve"> </w:t>
            </w:r>
            <w:r w:rsidR="00E51F84">
              <w:rPr>
                <w:rFonts w:cstheme="minorHAnsi"/>
                <w:sz w:val="20"/>
                <w:szCs w:val="20"/>
              </w:rPr>
              <w:t>HAYIR (ilk kez tez başlığı</w:t>
            </w:r>
            <w:r w:rsidR="00D95F6F">
              <w:rPr>
                <w:rFonts w:cstheme="minorHAnsi"/>
                <w:sz w:val="20"/>
                <w:szCs w:val="20"/>
              </w:rPr>
              <w:t>mın</w:t>
            </w:r>
            <w:r w:rsidR="00E51F84">
              <w:rPr>
                <w:rFonts w:cstheme="minorHAnsi"/>
                <w:sz w:val="20"/>
                <w:szCs w:val="20"/>
              </w:rPr>
              <w:t xml:space="preserve"> belirlenmesini talep ediyorum.)</w:t>
            </w:r>
            <w:r w:rsidR="00B014A0" w:rsidRPr="00081922">
              <w:rPr>
                <w:rFonts w:cstheme="minorHAnsi"/>
                <w:sz w:val="20"/>
                <w:szCs w:val="20"/>
              </w:rPr>
              <w:t xml:space="preserve"> </w:t>
            </w:r>
            <w:r w:rsidR="00B014A0" w:rsidRPr="00FA4D16">
              <w:rPr>
                <w:rFonts w:cstheme="minorHAnsi"/>
              </w:rPr>
              <w:t xml:space="preserve">   </w:t>
            </w:r>
          </w:p>
          <w:p w14:paraId="12313231" w14:textId="77777777" w:rsidR="00B014A0" w:rsidRDefault="00B014A0" w:rsidP="00B014A0">
            <w:pPr>
              <w:rPr>
                <w:rFonts w:cstheme="minorHAnsi"/>
                <w:sz w:val="20"/>
                <w:szCs w:val="20"/>
              </w:rPr>
            </w:pPr>
          </w:p>
          <w:p w14:paraId="7A57C070" w14:textId="1BC8EAE8" w:rsidR="00B014A0" w:rsidRDefault="00B014A0" w:rsidP="00C45134">
            <w:pPr>
              <w:rPr>
                <w:rFonts w:ascii="Times New Roman" w:hAnsi="Times New Roman" w:cs="Times New Roman"/>
                <w:i/>
                <w:color w:val="FF0000"/>
                <w:sz w:val="20"/>
                <w:szCs w:val="20"/>
                <w:highlight w:val="yellow"/>
              </w:rPr>
            </w:pPr>
            <w:r w:rsidRPr="009B1862">
              <w:rPr>
                <w:rFonts w:ascii="Times New Roman" w:hAnsi="Times New Roman" w:cs="Times New Roman"/>
                <w:i/>
                <w:color w:val="FF0000"/>
                <w:sz w:val="20"/>
                <w:szCs w:val="20"/>
                <w:highlight w:val="yellow"/>
              </w:rPr>
              <w:t>(</w:t>
            </w:r>
            <w:r w:rsidR="009D6498">
              <w:rPr>
                <w:rFonts w:ascii="Times New Roman" w:hAnsi="Times New Roman" w:cs="Times New Roman"/>
                <w:i/>
                <w:color w:val="FF0000"/>
                <w:sz w:val="20"/>
                <w:szCs w:val="20"/>
                <w:highlight w:val="yellow"/>
              </w:rPr>
              <w:t>Tez başlığı değişikli</w:t>
            </w:r>
            <w:r w:rsidR="00E51F84">
              <w:rPr>
                <w:rFonts w:ascii="Times New Roman" w:hAnsi="Times New Roman" w:cs="Times New Roman"/>
                <w:i/>
                <w:color w:val="FF0000"/>
                <w:sz w:val="20"/>
                <w:szCs w:val="20"/>
                <w:highlight w:val="yellow"/>
              </w:rPr>
              <w:t>ği talebi</w:t>
            </w:r>
            <w:r w:rsidR="009D6498">
              <w:rPr>
                <w:rFonts w:ascii="Times New Roman" w:hAnsi="Times New Roman" w:cs="Times New Roman"/>
                <w:i/>
                <w:color w:val="FF0000"/>
                <w:sz w:val="20"/>
                <w:szCs w:val="20"/>
                <w:highlight w:val="yellow"/>
              </w:rPr>
              <w:t xml:space="preserve"> v</w:t>
            </w:r>
            <w:r w:rsidR="009D6498" w:rsidRPr="009D6498">
              <w:rPr>
                <w:rFonts w:ascii="Times New Roman" w:hAnsi="Times New Roman" w:cs="Times New Roman"/>
                <w:i/>
                <w:color w:val="FF0000"/>
                <w:sz w:val="20"/>
                <w:szCs w:val="20"/>
                <w:highlight w:val="yellow"/>
              </w:rPr>
              <w:t>arsa eski tez başlığı TÜRKÇE ve İNGİLİZCE olarak buraya yazılacaktır.</w:t>
            </w:r>
            <w:r w:rsidRPr="009B1862">
              <w:rPr>
                <w:rFonts w:ascii="Times New Roman" w:hAnsi="Times New Roman" w:cs="Times New Roman"/>
                <w:i/>
                <w:color w:val="FF0000"/>
                <w:sz w:val="20"/>
                <w:szCs w:val="20"/>
                <w:highlight w:val="yellow"/>
              </w:rPr>
              <w:t>)</w:t>
            </w:r>
          </w:p>
          <w:p w14:paraId="0373A8E2" w14:textId="77777777" w:rsidR="009D6498" w:rsidRDefault="009D6498" w:rsidP="00C45134">
            <w:pPr>
              <w:rPr>
                <w:rFonts w:ascii="Times New Roman" w:hAnsi="Times New Roman" w:cs="Times New Roman"/>
                <w:i/>
                <w:color w:val="FF0000"/>
                <w:sz w:val="20"/>
                <w:szCs w:val="20"/>
                <w:highlight w:val="yellow"/>
              </w:rPr>
            </w:pPr>
          </w:p>
          <w:p w14:paraId="4F3D20DC" w14:textId="4A218838" w:rsidR="00D95F6F" w:rsidRPr="009D6498" w:rsidRDefault="00D95F6F" w:rsidP="00C45134">
            <w:pPr>
              <w:rPr>
                <w:rFonts w:ascii="Times New Roman" w:hAnsi="Times New Roman" w:cs="Times New Roman"/>
                <w:i/>
                <w:color w:val="FF0000"/>
                <w:sz w:val="20"/>
                <w:szCs w:val="20"/>
                <w:highlight w:val="yellow"/>
              </w:rPr>
            </w:pPr>
          </w:p>
        </w:tc>
      </w:tr>
    </w:tbl>
    <w:p w14:paraId="1D4DCD8E" w14:textId="77777777" w:rsidR="00B014A0" w:rsidRDefault="00B014A0" w:rsidP="003250A8">
      <w:pPr>
        <w:spacing w:after="0" w:line="240" w:lineRule="auto"/>
        <w:rPr>
          <w:rFonts w:cstheme="minorHAnsi"/>
          <w:sz w:val="18"/>
          <w:szCs w:val="18"/>
        </w:rPr>
      </w:pPr>
    </w:p>
    <w:tbl>
      <w:tblPr>
        <w:tblStyle w:val="TabloKlavuzu2"/>
        <w:tblW w:w="10358" w:type="dxa"/>
        <w:jc w:val="right"/>
        <w:tblBorders>
          <w:insideH w:val="none" w:sz="0" w:space="0" w:color="auto"/>
          <w:insideV w:val="none" w:sz="0" w:space="0" w:color="auto"/>
        </w:tblBorders>
        <w:tblCellMar>
          <w:left w:w="57" w:type="dxa"/>
          <w:right w:w="57" w:type="dxa"/>
        </w:tblCellMar>
        <w:tblLook w:val="04A0" w:firstRow="1" w:lastRow="0" w:firstColumn="1" w:lastColumn="0" w:noHBand="0" w:noVBand="1"/>
      </w:tblPr>
      <w:tblGrid>
        <w:gridCol w:w="2405"/>
        <w:gridCol w:w="7953"/>
      </w:tblGrid>
      <w:tr w:rsidR="003250A8" w14:paraId="32ABD15F" w14:textId="77777777" w:rsidTr="00D95F6F">
        <w:trPr>
          <w:trHeight w:val="397"/>
          <w:jc w:val="right"/>
        </w:trPr>
        <w:tc>
          <w:tcPr>
            <w:tcW w:w="2405" w:type="dxa"/>
            <w:tcBorders>
              <w:top w:val="single" w:sz="4" w:space="0" w:color="auto"/>
              <w:left w:val="single" w:sz="4" w:space="0" w:color="auto"/>
              <w:bottom w:val="single" w:sz="4" w:space="0" w:color="auto"/>
              <w:right w:val="single" w:sz="4" w:space="0" w:color="auto"/>
            </w:tcBorders>
            <w:vAlign w:val="center"/>
            <w:hideMark/>
          </w:tcPr>
          <w:p w14:paraId="2301A19E" w14:textId="141CA17A" w:rsidR="003250A8" w:rsidRDefault="003250A8" w:rsidP="003250A8">
            <w:pPr>
              <w:rPr>
                <w:rFonts w:cstheme="minorHAnsi"/>
                <w:b/>
                <w:bCs/>
              </w:rPr>
            </w:pPr>
            <w:r w:rsidRPr="00081922">
              <w:rPr>
                <w:rFonts w:cstheme="minorHAnsi"/>
                <w:b/>
                <w:bCs/>
                <w:sz w:val="20"/>
                <w:szCs w:val="20"/>
              </w:rPr>
              <w:t>Tez hangi dilde yazılacak?</w:t>
            </w:r>
          </w:p>
        </w:tc>
        <w:tc>
          <w:tcPr>
            <w:tcW w:w="7953" w:type="dxa"/>
            <w:tcBorders>
              <w:top w:val="single" w:sz="4" w:space="0" w:color="auto"/>
              <w:left w:val="single" w:sz="4" w:space="0" w:color="auto"/>
              <w:bottom w:val="single" w:sz="4" w:space="0" w:color="auto"/>
              <w:right w:val="single" w:sz="4" w:space="0" w:color="auto"/>
            </w:tcBorders>
            <w:vAlign w:val="center"/>
          </w:tcPr>
          <w:p w14:paraId="61468857" w14:textId="77777777" w:rsidR="003250A8" w:rsidRDefault="003250A8" w:rsidP="003250A8">
            <w:pPr>
              <w:rPr>
                <w:rFonts w:cstheme="minorHAnsi"/>
                <w:sz w:val="20"/>
                <w:szCs w:val="20"/>
              </w:rPr>
            </w:pPr>
          </w:p>
          <w:p w14:paraId="69E95E8D" w14:textId="1EA4F823" w:rsidR="003250A8" w:rsidRPr="009B1862" w:rsidRDefault="00000000" w:rsidP="003250A8">
            <w:pPr>
              <w:rPr>
                <w:rFonts w:ascii="Times New Roman" w:hAnsi="Times New Roman" w:cs="Times New Roman"/>
                <w:sz w:val="20"/>
                <w:szCs w:val="20"/>
              </w:rPr>
            </w:pPr>
            <w:sdt>
              <w:sdtPr>
                <w:rPr>
                  <w:rFonts w:ascii="Times New Roman" w:hAnsi="Times New Roman" w:cs="Times New Roman"/>
                </w:rPr>
                <w:id w:val="-991102626"/>
                <w14:checkbox>
                  <w14:checked w14:val="1"/>
                  <w14:checkedState w14:val="2612" w14:font="MS Gothic"/>
                  <w14:uncheckedState w14:val="2610" w14:font="MS Gothic"/>
                </w14:checkbox>
              </w:sdtPr>
              <w:sdtContent>
                <w:r w:rsidR="00610508">
                  <w:rPr>
                    <w:rFonts w:ascii="MS Gothic" w:eastAsia="MS Gothic" w:hAnsi="MS Gothic" w:cs="Times New Roman" w:hint="eastAsia"/>
                  </w:rPr>
                  <w:t>☒</w:t>
                </w:r>
              </w:sdtContent>
            </w:sdt>
            <w:r w:rsidR="003250A8" w:rsidRPr="009B1862">
              <w:rPr>
                <w:rFonts w:ascii="Times New Roman" w:hAnsi="Times New Roman" w:cs="Times New Roman"/>
              </w:rPr>
              <w:t xml:space="preserve"> </w:t>
            </w:r>
            <w:r w:rsidR="003250A8" w:rsidRPr="009B1862">
              <w:rPr>
                <w:rFonts w:ascii="Times New Roman" w:hAnsi="Times New Roman" w:cs="Times New Roman"/>
                <w:sz w:val="20"/>
                <w:szCs w:val="20"/>
              </w:rPr>
              <w:t xml:space="preserve">TÜRKÇE      </w:t>
            </w:r>
            <w:sdt>
              <w:sdtPr>
                <w:rPr>
                  <w:rFonts w:ascii="Times New Roman" w:hAnsi="Times New Roman" w:cs="Times New Roman"/>
                </w:rPr>
                <w:id w:val="-400835083"/>
                <w14:checkbox>
                  <w14:checked w14:val="0"/>
                  <w14:checkedState w14:val="2612" w14:font="MS Gothic"/>
                  <w14:uncheckedState w14:val="2610" w14:font="MS Gothic"/>
                </w14:checkbox>
              </w:sdtPr>
              <w:sdtContent>
                <w:r w:rsidR="003250A8" w:rsidRPr="009B1862">
                  <w:rPr>
                    <w:rFonts w:ascii="Segoe UI Symbol" w:eastAsia="MS Gothic" w:hAnsi="Segoe UI Symbol" w:cs="Segoe UI Symbol"/>
                  </w:rPr>
                  <w:t>☐</w:t>
                </w:r>
              </w:sdtContent>
            </w:sdt>
            <w:r w:rsidR="003250A8" w:rsidRPr="009B1862">
              <w:rPr>
                <w:rFonts w:ascii="Times New Roman" w:hAnsi="Times New Roman" w:cs="Times New Roman"/>
              </w:rPr>
              <w:t xml:space="preserve"> </w:t>
            </w:r>
            <w:r w:rsidR="003250A8" w:rsidRPr="009B1862">
              <w:rPr>
                <w:rFonts w:ascii="Times New Roman" w:hAnsi="Times New Roman" w:cs="Times New Roman"/>
                <w:sz w:val="20"/>
                <w:szCs w:val="20"/>
              </w:rPr>
              <w:t xml:space="preserve">İNGİLİZCE     </w:t>
            </w:r>
          </w:p>
          <w:p w14:paraId="38DD251C" w14:textId="77777777" w:rsidR="003250A8" w:rsidRPr="009B1862" w:rsidRDefault="003250A8" w:rsidP="003250A8">
            <w:pPr>
              <w:rPr>
                <w:rFonts w:ascii="Times New Roman" w:hAnsi="Times New Roman" w:cs="Times New Roman"/>
                <w:sz w:val="20"/>
                <w:szCs w:val="20"/>
              </w:rPr>
            </w:pPr>
          </w:p>
          <w:p w14:paraId="16E56D81" w14:textId="4AD8A04E" w:rsidR="003250A8" w:rsidRPr="009B1862" w:rsidRDefault="003250A8" w:rsidP="009B1862">
            <w:pPr>
              <w:jc w:val="both"/>
              <w:rPr>
                <w:rFonts w:ascii="Times New Roman" w:hAnsi="Times New Roman" w:cs="Times New Roman"/>
                <w:i/>
                <w:color w:val="FF0000"/>
                <w:sz w:val="20"/>
                <w:szCs w:val="20"/>
              </w:rPr>
            </w:pPr>
            <w:r w:rsidRPr="009B1862">
              <w:rPr>
                <w:rFonts w:ascii="Times New Roman" w:hAnsi="Times New Roman" w:cs="Times New Roman"/>
                <w:i/>
                <w:color w:val="FF0000"/>
                <w:sz w:val="20"/>
                <w:szCs w:val="20"/>
                <w:highlight w:val="yellow"/>
              </w:rPr>
              <w:t xml:space="preserve">(İngilizce </w:t>
            </w:r>
            <w:del w:id="0" w:author="EMİRHAN TAŞCI" w:date="2025-05-23T10:55:00Z">
              <w:r w:rsidRPr="009B1862" w:rsidDel="00C72DA1">
                <w:rPr>
                  <w:rFonts w:ascii="Times New Roman" w:hAnsi="Times New Roman" w:cs="Times New Roman"/>
                  <w:i/>
                  <w:color w:val="FF0000"/>
                  <w:sz w:val="20"/>
                  <w:szCs w:val="20"/>
                  <w:highlight w:val="yellow"/>
                </w:rPr>
                <w:delText xml:space="preserve">dilinde </w:delText>
              </w:r>
            </w:del>
            <w:r w:rsidRPr="009B1862">
              <w:rPr>
                <w:rFonts w:ascii="Times New Roman" w:hAnsi="Times New Roman" w:cs="Times New Roman"/>
                <w:i/>
                <w:color w:val="FF0000"/>
                <w:sz w:val="20"/>
                <w:szCs w:val="20"/>
                <w:highlight w:val="yellow"/>
              </w:rPr>
              <w:t>yazılacak olan tezler için</w:t>
            </w:r>
            <w:r w:rsidR="00EB58CE" w:rsidRPr="009B1862">
              <w:rPr>
                <w:rFonts w:ascii="Times New Roman" w:hAnsi="Times New Roman" w:cs="Times New Roman"/>
                <w:i/>
                <w:color w:val="FF0000"/>
                <w:sz w:val="20"/>
                <w:szCs w:val="20"/>
                <w:highlight w:val="yellow"/>
              </w:rPr>
              <w:t>, öğrenci ve danışmanın</w:t>
            </w:r>
            <w:r w:rsidRPr="009B1862">
              <w:rPr>
                <w:rFonts w:ascii="Times New Roman" w:hAnsi="Times New Roman" w:cs="Times New Roman"/>
                <w:i/>
                <w:color w:val="FF0000"/>
                <w:sz w:val="20"/>
                <w:szCs w:val="20"/>
                <w:highlight w:val="yellow"/>
              </w:rPr>
              <w:t xml:space="preserve"> </w:t>
            </w:r>
            <w:r w:rsidR="00EB58CE" w:rsidRPr="009B1862">
              <w:rPr>
                <w:rFonts w:ascii="Times New Roman" w:hAnsi="Times New Roman" w:cs="Times New Roman"/>
                <w:i/>
                <w:color w:val="FF0000"/>
                <w:sz w:val="20"/>
                <w:szCs w:val="20"/>
                <w:highlight w:val="yellow"/>
              </w:rPr>
              <w:t xml:space="preserve">Uygulama </w:t>
            </w:r>
            <w:proofErr w:type="spellStart"/>
            <w:r w:rsidR="00EB58CE" w:rsidRPr="009B1862">
              <w:rPr>
                <w:rFonts w:ascii="Times New Roman" w:hAnsi="Times New Roman" w:cs="Times New Roman"/>
                <w:i/>
                <w:color w:val="FF0000"/>
                <w:sz w:val="20"/>
                <w:szCs w:val="20"/>
                <w:highlight w:val="yellow"/>
              </w:rPr>
              <w:t>Esasları’nın</w:t>
            </w:r>
            <w:proofErr w:type="spellEnd"/>
            <w:r w:rsidR="00EB58CE" w:rsidRPr="009B1862">
              <w:rPr>
                <w:rFonts w:ascii="Times New Roman" w:hAnsi="Times New Roman" w:cs="Times New Roman"/>
                <w:i/>
                <w:color w:val="FF0000"/>
                <w:sz w:val="20"/>
                <w:szCs w:val="20"/>
                <w:highlight w:val="yellow"/>
              </w:rPr>
              <w:t xml:space="preserve"> ilgili maddelerinde belirtilen dil yeterliliğini kanıtlayan belgeler bu formun ekinde </w:t>
            </w:r>
            <w:proofErr w:type="spellStart"/>
            <w:r w:rsidR="00EB58CE" w:rsidRPr="009B1862">
              <w:rPr>
                <w:rFonts w:ascii="Times New Roman" w:hAnsi="Times New Roman" w:cs="Times New Roman"/>
                <w:i/>
                <w:color w:val="FF0000"/>
                <w:sz w:val="20"/>
                <w:szCs w:val="20"/>
                <w:highlight w:val="yellow"/>
              </w:rPr>
              <w:t>Enstitü’ye</w:t>
            </w:r>
            <w:proofErr w:type="spellEnd"/>
            <w:r w:rsidR="00EB58CE" w:rsidRPr="009B1862">
              <w:rPr>
                <w:rFonts w:ascii="Times New Roman" w:hAnsi="Times New Roman" w:cs="Times New Roman"/>
                <w:i/>
                <w:color w:val="FF0000"/>
                <w:sz w:val="20"/>
                <w:szCs w:val="20"/>
                <w:highlight w:val="yellow"/>
              </w:rPr>
              <w:t xml:space="preserve"> gönderilmelidir.</w:t>
            </w:r>
            <w:r w:rsidRPr="009B1862">
              <w:rPr>
                <w:rFonts w:ascii="Times New Roman" w:hAnsi="Times New Roman" w:cs="Times New Roman"/>
                <w:i/>
                <w:color w:val="FF0000"/>
                <w:sz w:val="20"/>
                <w:szCs w:val="20"/>
                <w:highlight w:val="yellow"/>
              </w:rPr>
              <w:t>)</w:t>
            </w:r>
          </w:p>
          <w:p w14:paraId="70E84D42" w14:textId="77777777" w:rsidR="003250A8" w:rsidRDefault="003250A8" w:rsidP="00393A09">
            <w:pPr>
              <w:rPr>
                <w:rFonts w:cstheme="minorHAnsi"/>
                <w:sz w:val="20"/>
                <w:szCs w:val="20"/>
              </w:rPr>
            </w:pPr>
          </w:p>
          <w:p w14:paraId="0FB5207B" w14:textId="55C13A59" w:rsidR="00D95F6F" w:rsidRDefault="00D95F6F" w:rsidP="00393A09">
            <w:pPr>
              <w:rPr>
                <w:rFonts w:cstheme="minorHAnsi"/>
                <w:sz w:val="20"/>
                <w:szCs w:val="20"/>
              </w:rPr>
            </w:pPr>
          </w:p>
        </w:tc>
      </w:tr>
    </w:tbl>
    <w:p w14:paraId="1686A374" w14:textId="77777777" w:rsidR="005A02A2" w:rsidRDefault="005A02A2" w:rsidP="00FD03B7">
      <w:pPr>
        <w:spacing w:after="0" w:line="240" w:lineRule="auto"/>
        <w:rPr>
          <w:rFonts w:ascii="Arial" w:hAnsi="Arial" w:cs="Arial"/>
          <w:sz w:val="18"/>
          <w:szCs w:val="18"/>
        </w:rPr>
      </w:pPr>
    </w:p>
    <w:tbl>
      <w:tblPr>
        <w:tblStyle w:val="TabloKlavuzu2"/>
        <w:tblW w:w="10358" w:type="dxa"/>
        <w:jc w:val="right"/>
        <w:tblBorders>
          <w:insideH w:val="none" w:sz="0" w:space="0" w:color="auto"/>
          <w:insideV w:val="none" w:sz="0" w:space="0" w:color="auto"/>
        </w:tblBorders>
        <w:tblCellMar>
          <w:left w:w="57" w:type="dxa"/>
          <w:right w:w="57" w:type="dxa"/>
        </w:tblCellMar>
        <w:tblLook w:val="04A0" w:firstRow="1" w:lastRow="0" w:firstColumn="1" w:lastColumn="0" w:noHBand="0" w:noVBand="1"/>
      </w:tblPr>
      <w:tblGrid>
        <w:gridCol w:w="2405"/>
        <w:gridCol w:w="7953"/>
      </w:tblGrid>
      <w:tr w:rsidR="005A02A2" w14:paraId="78B227B4" w14:textId="77777777" w:rsidTr="00D95F6F">
        <w:trPr>
          <w:trHeight w:val="397"/>
          <w:jc w:val="right"/>
        </w:trPr>
        <w:tc>
          <w:tcPr>
            <w:tcW w:w="2405" w:type="dxa"/>
            <w:tcBorders>
              <w:top w:val="single" w:sz="4" w:space="0" w:color="auto"/>
              <w:left w:val="single" w:sz="4" w:space="0" w:color="auto"/>
              <w:bottom w:val="single" w:sz="4" w:space="0" w:color="auto"/>
              <w:right w:val="single" w:sz="4" w:space="0" w:color="auto"/>
            </w:tcBorders>
            <w:vAlign w:val="center"/>
            <w:hideMark/>
          </w:tcPr>
          <w:p w14:paraId="4639639F" w14:textId="5C7132D9" w:rsidR="005A02A2" w:rsidRDefault="005A02A2" w:rsidP="00397E23">
            <w:pPr>
              <w:rPr>
                <w:rFonts w:cstheme="minorHAnsi"/>
                <w:b/>
                <w:bCs/>
              </w:rPr>
            </w:pPr>
            <w:r w:rsidRPr="00081922">
              <w:rPr>
                <w:rFonts w:cstheme="minorHAnsi"/>
                <w:b/>
                <w:bCs/>
                <w:sz w:val="20"/>
                <w:szCs w:val="20"/>
              </w:rPr>
              <w:t>Etik Kurul raporu gerekiyor mu?</w:t>
            </w:r>
          </w:p>
        </w:tc>
        <w:tc>
          <w:tcPr>
            <w:tcW w:w="7953" w:type="dxa"/>
            <w:tcBorders>
              <w:top w:val="single" w:sz="4" w:space="0" w:color="auto"/>
              <w:left w:val="single" w:sz="4" w:space="0" w:color="auto"/>
              <w:bottom w:val="single" w:sz="4" w:space="0" w:color="auto"/>
              <w:right w:val="single" w:sz="4" w:space="0" w:color="auto"/>
            </w:tcBorders>
            <w:vAlign w:val="center"/>
          </w:tcPr>
          <w:p w14:paraId="22AF935F" w14:textId="77777777" w:rsidR="005A02A2" w:rsidRDefault="005A02A2" w:rsidP="00397E23">
            <w:pPr>
              <w:rPr>
                <w:rFonts w:cstheme="minorHAnsi"/>
                <w:sz w:val="20"/>
                <w:szCs w:val="20"/>
              </w:rPr>
            </w:pPr>
          </w:p>
          <w:p w14:paraId="7BE558EF" w14:textId="0D95E8C2" w:rsidR="005A02A2" w:rsidRDefault="00000000" w:rsidP="00397E23">
            <w:pPr>
              <w:rPr>
                <w:rFonts w:cstheme="minorHAnsi"/>
                <w:sz w:val="20"/>
                <w:szCs w:val="20"/>
              </w:rPr>
            </w:pPr>
            <w:sdt>
              <w:sdtPr>
                <w:rPr>
                  <w:rFonts w:cstheme="minorHAnsi"/>
                </w:rPr>
                <w:id w:val="2013874361"/>
                <w14:checkbox>
                  <w14:checked w14:val="0"/>
                  <w14:checkedState w14:val="2612" w14:font="MS Gothic"/>
                  <w14:uncheckedState w14:val="2610" w14:font="MS Gothic"/>
                </w14:checkbox>
              </w:sdtPr>
              <w:sdtContent>
                <w:r w:rsidR="005A02A2" w:rsidRPr="00FA4D16">
                  <w:rPr>
                    <w:rFonts w:ascii="Segoe UI Symbol" w:eastAsia="MS Gothic" w:hAnsi="Segoe UI Symbol" w:cs="Segoe UI Symbol"/>
                  </w:rPr>
                  <w:t>☐</w:t>
                </w:r>
              </w:sdtContent>
            </w:sdt>
            <w:r w:rsidR="005A02A2" w:rsidRPr="00FA4D16">
              <w:rPr>
                <w:rFonts w:cstheme="minorHAnsi"/>
              </w:rPr>
              <w:t xml:space="preserve"> </w:t>
            </w:r>
            <w:r w:rsidR="005A02A2" w:rsidRPr="00081922">
              <w:rPr>
                <w:rFonts w:cstheme="minorHAnsi"/>
                <w:sz w:val="20"/>
                <w:szCs w:val="20"/>
              </w:rPr>
              <w:t>EVET</w:t>
            </w:r>
            <w:r w:rsidR="005A02A2" w:rsidRPr="00FA4D16">
              <w:rPr>
                <w:rFonts w:cstheme="minorHAnsi"/>
              </w:rPr>
              <w:t xml:space="preserve">      </w:t>
            </w:r>
            <w:sdt>
              <w:sdtPr>
                <w:rPr>
                  <w:rFonts w:cstheme="minorHAnsi"/>
                </w:rPr>
                <w:id w:val="691966110"/>
                <w14:checkbox>
                  <w14:checked w14:val="1"/>
                  <w14:checkedState w14:val="2612" w14:font="MS Gothic"/>
                  <w14:uncheckedState w14:val="2610" w14:font="MS Gothic"/>
                </w14:checkbox>
              </w:sdtPr>
              <w:sdtContent>
                <w:r w:rsidR="00610508">
                  <w:rPr>
                    <w:rFonts w:ascii="MS Gothic" w:eastAsia="MS Gothic" w:hAnsi="MS Gothic" w:cstheme="minorHAnsi" w:hint="eastAsia"/>
                  </w:rPr>
                  <w:t>☒</w:t>
                </w:r>
              </w:sdtContent>
            </w:sdt>
            <w:r w:rsidR="005A02A2" w:rsidRPr="00FA4D16">
              <w:rPr>
                <w:rFonts w:cstheme="minorHAnsi"/>
              </w:rPr>
              <w:t xml:space="preserve"> </w:t>
            </w:r>
            <w:r w:rsidR="005A02A2" w:rsidRPr="00081922">
              <w:rPr>
                <w:rFonts w:cstheme="minorHAnsi"/>
                <w:sz w:val="20"/>
                <w:szCs w:val="20"/>
              </w:rPr>
              <w:t xml:space="preserve">HAYIR  </w:t>
            </w:r>
            <w:r w:rsidR="005A02A2" w:rsidRPr="00FA4D16">
              <w:rPr>
                <w:rFonts w:cstheme="minorHAnsi"/>
              </w:rPr>
              <w:t xml:space="preserve">   </w:t>
            </w:r>
          </w:p>
          <w:p w14:paraId="73374022" w14:textId="41F2FC36" w:rsidR="005A02A2" w:rsidRDefault="005A02A2" w:rsidP="00397E23">
            <w:pPr>
              <w:rPr>
                <w:rFonts w:cstheme="minorHAnsi"/>
                <w:sz w:val="20"/>
                <w:szCs w:val="20"/>
              </w:rPr>
            </w:pPr>
          </w:p>
          <w:p w14:paraId="55832360" w14:textId="77777777" w:rsidR="005A02A2" w:rsidRPr="00081922" w:rsidRDefault="005A02A2" w:rsidP="005A02A2">
            <w:pPr>
              <w:rPr>
                <w:rFonts w:ascii="Arial" w:hAnsi="Arial" w:cs="Arial"/>
                <w:color w:val="FF0000"/>
                <w:sz w:val="18"/>
                <w:szCs w:val="20"/>
              </w:rPr>
            </w:pPr>
            <w:r w:rsidRPr="00081922">
              <w:rPr>
                <w:rFonts w:ascii="Arial" w:hAnsi="Arial" w:cs="Arial"/>
                <w:color w:val="FF0000"/>
                <w:sz w:val="18"/>
                <w:szCs w:val="20"/>
                <w:highlight w:val="yellow"/>
              </w:rPr>
              <w:t>(</w:t>
            </w:r>
            <w:r w:rsidRPr="009B1862">
              <w:rPr>
                <w:rFonts w:ascii="Times New Roman" w:hAnsi="Times New Roman" w:cs="Times New Roman"/>
                <w:i/>
                <w:color w:val="FF0000"/>
                <w:sz w:val="20"/>
                <w:szCs w:val="20"/>
                <w:highlight w:val="yellow"/>
              </w:rPr>
              <w:t>Gerekli ise; Etik Kurul başvurusu veya kararı eklenmelidir.)</w:t>
            </w:r>
          </w:p>
          <w:p w14:paraId="21C26B2D" w14:textId="22F0FFB4" w:rsidR="005A02A2" w:rsidRDefault="005A02A2" w:rsidP="005A02A2">
            <w:pPr>
              <w:rPr>
                <w:rFonts w:cstheme="minorHAnsi"/>
                <w:sz w:val="20"/>
                <w:szCs w:val="20"/>
              </w:rPr>
            </w:pPr>
            <w:r>
              <w:rPr>
                <w:rFonts w:ascii="Arial" w:hAnsi="Arial" w:cs="Arial"/>
                <w:sz w:val="18"/>
                <w:szCs w:val="20"/>
              </w:rPr>
              <w:t>(</w:t>
            </w:r>
            <w:r>
              <w:rPr>
                <w:rFonts w:ascii="Arial" w:hAnsi="Arial" w:cs="Arial"/>
                <w:b/>
                <w:i/>
                <w:sz w:val="18"/>
                <w:szCs w:val="20"/>
                <w:u w:val="single"/>
              </w:rPr>
              <w:t>Etik Kurul kararı gerektiren konular:</w:t>
            </w:r>
            <w:r>
              <w:rPr>
                <w:rFonts w:ascii="Arial" w:hAnsi="Arial" w:cs="Arial"/>
                <w:i/>
                <w:sz w:val="18"/>
                <w:szCs w:val="20"/>
              </w:rPr>
              <w:t xml:space="preserve"> Yapılacak çalışma, insandan anket, mülakat, odak grup çalışması, deney vb. yollarla veri toplanmasını ve/veya insan ve hayvanların (materyal/veriler dahil) deneysel ya da diğer bilimsel amaçlarla kullanılmasını öngörüyor ise etik kurul onayı alınması gereklidir</w:t>
            </w:r>
            <w:r>
              <w:rPr>
                <w:rFonts w:ascii="Arial" w:hAnsi="Arial" w:cs="Arial"/>
                <w:sz w:val="18"/>
                <w:szCs w:val="20"/>
              </w:rPr>
              <w:t>.)</w:t>
            </w:r>
          </w:p>
          <w:p w14:paraId="2891B3F9" w14:textId="77777777" w:rsidR="005A02A2" w:rsidRDefault="005A02A2" w:rsidP="00397E23">
            <w:pPr>
              <w:rPr>
                <w:rFonts w:cstheme="minorHAnsi"/>
                <w:sz w:val="20"/>
                <w:szCs w:val="20"/>
              </w:rPr>
            </w:pPr>
          </w:p>
        </w:tc>
      </w:tr>
    </w:tbl>
    <w:p w14:paraId="54937ADC" w14:textId="46D0169E" w:rsidR="005A02A2" w:rsidRDefault="005A02A2" w:rsidP="00FD03B7">
      <w:pPr>
        <w:spacing w:after="0" w:line="240" w:lineRule="auto"/>
        <w:rPr>
          <w:rFonts w:ascii="Arial" w:hAnsi="Arial" w:cs="Arial"/>
          <w:sz w:val="18"/>
          <w:szCs w:val="18"/>
        </w:rPr>
      </w:pPr>
    </w:p>
    <w:tbl>
      <w:tblPr>
        <w:tblStyle w:val="TabloKlavuzu2"/>
        <w:tblW w:w="10358" w:type="dxa"/>
        <w:jc w:val="right"/>
        <w:tblBorders>
          <w:insideH w:val="none" w:sz="0" w:space="0" w:color="auto"/>
          <w:insideV w:val="none" w:sz="0" w:space="0" w:color="auto"/>
        </w:tblBorders>
        <w:tblCellMar>
          <w:left w:w="57" w:type="dxa"/>
          <w:right w:w="57" w:type="dxa"/>
        </w:tblCellMar>
        <w:tblLook w:val="04A0" w:firstRow="1" w:lastRow="0" w:firstColumn="1" w:lastColumn="0" w:noHBand="0" w:noVBand="1"/>
      </w:tblPr>
      <w:tblGrid>
        <w:gridCol w:w="2405"/>
        <w:gridCol w:w="7953"/>
      </w:tblGrid>
      <w:tr w:rsidR="005A02A2" w14:paraId="6E8C1F7A" w14:textId="77777777" w:rsidTr="00D95F6F">
        <w:trPr>
          <w:trHeight w:val="397"/>
          <w:jc w:val="right"/>
        </w:trPr>
        <w:tc>
          <w:tcPr>
            <w:tcW w:w="2405" w:type="dxa"/>
            <w:tcBorders>
              <w:top w:val="single" w:sz="4" w:space="0" w:color="auto"/>
              <w:left w:val="single" w:sz="4" w:space="0" w:color="auto"/>
              <w:bottom w:val="single" w:sz="4" w:space="0" w:color="auto"/>
              <w:right w:val="single" w:sz="4" w:space="0" w:color="auto"/>
            </w:tcBorders>
            <w:vAlign w:val="center"/>
            <w:hideMark/>
          </w:tcPr>
          <w:p w14:paraId="333AEF22" w14:textId="0E92652E" w:rsidR="005A02A2" w:rsidRDefault="005A02A2" w:rsidP="00397E23">
            <w:pPr>
              <w:rPr>
                <w:rFonts w:cstheme="minorHAnsi"/>
                <w:b/>
                <w:bCs/>
              </w:rPr>
            </w:pPr>
            <w:r w:rsidRPr="00081922">
              <w:rPr>
                <w:rFonts w:cstheme="minorHAnsi"/>
                <w:b/>
                <w:bCs/>
                <w:sz w:val="20"/>
                <w:szCs w:val="20"/>
              </w:rPr>
              <w:t>Destekleyen kurum veya kuruluşlar var mı?</w:t>
            </w:r>
          </w:p>
        </w:tc>
        <w:tc>
          <w:tcPr>
            <w:tcW w:w="7953" w:type="dxa"/>
            <w:tcBorders>
              <w:top w:val="single" w:sz="4" w:space="0" w:color="auto"/>
              <w:left w:val="single" w:sz="4" w:space="0" w:color="auto"/>
              <w:bottom w:val="single" w:sz="4" w:space="0" w:color="auto"/>
              <w:right w:val="single" w:sz="4" w:space="0" w:color="auto"/>
            </w:tcBorders>
            <w:vAlign w:val="center"/>
          </w:tcPr>
          <w:p w14:paraId="76F4BC6C" w14:textId="77777777" w:rsidR="005A02A2" w:rsidRDefault="005A02A2" w:rsidP="00397E23">
            <w:pPr>
              <w:rPr>
                <w:rFonts w:cstheme="minorHAnsi"/>
                <w:sz w:val="20"/>
                <w:szCs w:val="20"/>
              </w:rPr>
            </w:pPr>
          </w:p>
          <w:p w14:paraId="25ED699B" w14:textId="04FECD91" w:rsidR="005A02A2" w:rsidRDefault="00000000" w:rsidP="00397E23">
            <w:pPr>
              <w:rPr>
                <w:rFonts w:cstheme="minorHAnsi"/>
                <w:sz w:val="20"/>
                <w:szCs w:val="20"/>
              </w:rPr>
            </w:pPr>
            <w:sdt>
              <w:sdtPr>
                <w:rPr>
                  <w:rFonts w:cstheme="minorHAnsi"/>
                </w:rPr>
                <w:id w:val="1924057087"/>
                <w14:checkbox>
                  <w14:checked w14:val="0"/>
                  <w14:checkedState w14:val="2612" w14:font="MS Gothic"/>
                  <w14:uncheckedState w14:val="2610" w14:font="MS Gothic"/>
                </w14:checkbox>
              </w:sdtPr>
              <w:sdtContent>
                <w:r w:rsidR="005A02A2" w:rsidRPr="00FA4D16">
                  <w:rPr>
                    <w:rFonts w:ascii="Segoe UI Symbol" w:eastAsia="MS Gothic" w:hAnsi="Segoe UI Symbol" w:cs="Segoe UI Symbol"/>
                  </w:rPr>
                  <w:t>☐</w:t>
                </w:r>
              </w:sdtContent>
            </w:sdt>
            <w:r w:rsidR="005A02A2" w:rsidRPr="00FA4D16">
              <w:rPr>
                <w:rFonts w:cstheme="minorHAnsi"/>
              </w:rPr>
              <w:t xml:space="preserve"> </w:t>
            </w:r>
            <w:r w:rsidR="005A02A2" w:rsidRPr="00081922">
              <w:rPr>
                <w:rFonts w:cstheme="minorHAnsi"/>
                <w:sz w:val="20"/>
                <w:szCs w:val="20"/>
              </w:rPr>
              <w:t xml:space="preserve">EVET      </w:t>
            </w:r>
            <w:sdt>
              <w:sdtPr>
                <w:rPr>
                  <w:rFonts w:cstheme="minorHAnsi"/>
                </w:rPr>
                <w:id w:val="-555239890"/>
                <w14:checkbox>
                  <w14:checked w14:val="1"/>
                  <w14:checkedState w14:val="2612" w14:font="MS Gothic"/>
                  <w14:uncheckedState w14:val="2610" w14:font="MS Gothic"/>
                </w14:checkbox>
              </w:sdtPr>
              <w:sdtContent>
                <w:r w:rsidR="00610508">
                  <w:rPr>
                    <w:rFonts w:ascii="MS Gothic" w:eastAsia="MS Gothic" w:hAnsi="MS Gothic" w:cstheme="minorHAnsi" w:hint="eastAsia"/>
                  </w:rPr>
                  <w:t>☒</w:t>
                </w:r>
              </w:sdtContent>
            </w:sdt>
            <w:r w:rsidR="005A02A2" w:rsidRPr="00FA4D16">
              <w:rPr>
                <w:rFonts w:cstheme="minorHAnsi"/>
              </w:rPr>
              <w:t xml:space="preserve"> </w:t>
            </w:r>
            <w:r w:rsidR="005A02A2" w:rsidRPr="00081922">
              <w:rPr>
                <w:rFonts w:cstheme="minorHAnsi"/>
                <w:sz w:val="20"/>
                <w:szCs w:val="20"/>
              </w:rPr>
              <w:t xml:space="preserve">HAYIR     </w:t>
            </w:r>
          </w:p>
          <w:p w14:paraId="1FF92837" w14:textId="77777777" w:rsidR="005A02A2" w:rsidRDefault="005A02A2" w:rsidP="00397E23">
            <w:pPr>
              <w:rPr>
                <w:rFonts w:cstheme="minorHAnsi"/>
                <w:sz w:val="20"/>
                <w:szCs w:val="20"/>
              </w:rPr>
            </w:pPr>
          </w:p>
          <w:p w14:paraId="6A7985AC" w14:textId="530A107E" w:rsidR="001F0E34" w:rsidRPr="00081922" w:rsidRDefault="005A02A2" w:rsidP="00397E23">
            <w:pPr>
              <w:rPr>
                <w:rFonts w:ascii="Arial" w:hAnsi="Arial" w:cs="Arial"/>
                <w:i/>
                <w:color w:val="FF0000"/>
                <w:sz w:val="18"/>
                <w:szCs w:val="18"/>
                <w:highlight w:val="yellow"/>
              </w:rPr>
            </w:pPr>
            <w:r w:rsidRPr="00081922">
              <w:rPr>
                <w:rFonts w:ascii="Arial" w:hAnsi="Arial" w:cs="Arial"/>
                <w:i/>
                <w:color w:val="FF0000"/>
                <w:sz w:val="18"/>
                <w:szCs w:val="18"/>
                <w:highlight w:val="yellow"/>
              </w:rPr>
              <w:t>(Varsa, desteğe dair yazılı bir belge alınması</w:t>
            </w:r>
            <w:r w:rsidR="0083637C" w:rsidRPr="00081922">
              <w:rPr>
                <w:rFonts w:ascii="Arial" w:hAnsi="Arial" w:cs="Arial"/>
                <w:i/>
                <w:color w:val="FF0000"/>
                <w:sz w:val="18"/>
                <w:szCs w:val="18"/>
                <w:highlight w:val="yellow"/>
              </w:rPr>
              <w:t xml:space="preserve"> ve bu forma eklenmesi ger</w:t>
            </w:r>
            <w:r w:rsidR="001F0E34" w:rsidRPr="00081922">
              <w:rPr>
                <w:rFonts w:ascii="Arial" w:hAnsi="Arial" w:cs="Arial"/>
                <w:i/>
                <w:color w:val="FF0000"/>
                <w:sz w:val="18"/>
                <w:szCs w:val="18"/>
                <w:highlight w:val="yellow"/>
              </w:rPr>
              <w:t>e</w:t>
            </w:r>
            <w:r w:rsidR="0083637C" w:rsidRPr="00081922">
              <w:rPr>
                <w:rFonts w:ascii="Arial" w:hAnsi="Arial" w:cs="Arial"/>
                <w:i/>
                <w:color w:val="FF0000"/>
                <w:sz w:val="18"/>
                <w:szCs w:val="18"/>
                <w:highlight w:val="yellow"/>
              </w:rPr>
              <w:t>kmektedir.</w:t>
            </w:r>
            <w:r w:rsidR="001F0E34" w:rsidRPr="00081922">
              <w:rPr>
                <w:rFonts w:ascii="Arial" w:hAnsi="Arial" w:cs="Arial"/>
                <w:i/>
                <w:color w:val="FF0000"/>
                <w:sz w:val="18"/>
                <w:szCs w:val="18"/>
                <w:highlight w:val="yellow"/>
              </w:rPr>
              <w:t xml:space="preserve"> </w:t>
            </w:r>
          </w:p>
          <w:p w14:paraId="29C5DCFC" w14:textId="44279906" w:rsidR="005A02A2" w:rsidRPr="00081922" w:rsidRDefault="0083637C" w:rsidP="009B1862">
            <w:pPr>
              <w:jc w:val="both"/>
              <w:rPr>
                <w:rFonts w:ascii="Arial" w:hAnsi="Arial" w:cs="Arial"/>
                <w:i/>
                <w:color w:val="FF0000"/>
                <w:sz w:val="18"/>
                <w:szCs w:val="18"/>
              </w:rPr>
            </w:pPr>
            <w:r w:rsidRPr="00081922">
              <w:rPr>
                <w:rFonts w:ascii="Arial" w:hAnsi="Arial" w:cs="Arial"/>
                <w:i/>
                <w:color w:val="FF0000"/>
                <w:sz w:val="18"/>
                <w:szCs w:val="18"/>
                <w:highlight w:val="yellow"/>
              </w:rPr>
              <w:t>İ</w:t>
            </w:r>
            <w:r w:rsidR="005A02A2" w:rsidRPr="00081922">
              <w:rPr>
                <w:rFonts w:ascii="Arial" w:hAnsi="Arial" w:cs="Arial"/>
                <w:i/>
                <w:color w:val="FF0000"/>
                <w:sz w:val="18"/>
                <w:szCs w:val="18"/>
                <w:highlight w:val="yellow"/>
              </w:rPr>
              <w:t>leride olabilecek anlaşmazlıklar durumunda öğrencinin haklarının korunması, tezin ve tezden üretilecek yayınların yayımı konusunda herhangi bir sorun yaşanmaması için önemlidir)</w:t>
            </w:r>
          </w:p>
          <w:p w14:paraId="23A43B85" w14:textId="1B5512FB" w:rsidR="005A02A2" w:rsidRDefault="005A02A2" w:rsidP="00397E23">
            <w:pPr>
              <w:rPr>
                <w:rFonts w:cstheme="minorHAnsi"/>
                <w:sz w:val="20"/>
                <w:szCs w:val="20"/>
              </w:rPr>
            </w:pPr>
          </w:p>
        </w:tc>
      </w:tr>
    </w:tbl>
    <w:p w14:paraId="203C0C4B" w14:textId="77777777" w:rsidR="00081922" w:rsidRDefault="00081922" w:rsidP="00081922">
      <w:pPr>
        <w:spacing w:after="0" w:line="240" w:lineRule="auto"/>
        <w:rPr>
          <w:rFonts w:ascii="Arial" w:hAnsi="Arial" w:cs="Arial"/>
          <w:sz w:val="18"/>
          <w:szCs w:val="18"/>
        </w:rPr>
      </w:pPr>
    </w:p>
    <w:tbl>
      <w:tblPr>
        <w:tblStyle w:val="TabloKlavuzu2"/>
        <w:tblW w:w="10358" w:type="dxa"/>
        <w:jc w:val="right"/>
        <w:tblBorders>
          <w:insideH w:val="none" w:sz="0" w:space="0" w:color="auto"/>
          <w:insideV w:val="none" w:sz="0" w:space="0" w:color="auto"/>
        </w:tblBorders>
        <w:tblCellMar>
          <w:left w:w="57" w:type="dxa"/>
          <w:right w:w="57" w:type="dxa"/>
        </w:tblCellMar>
        <w:tblLook w:val="04A0" w:firstRow="1" w:lastRow="0" w:firstColumn="1" w:lastColumn="0" w:noHBand="0" w:noVBand="1"/>
      </w:tblPr>
      <w:tblGrid>
        <w:gridCol w:w="2405"/>
        <w:gridCol w:w="7953"/>
      </w:tblGrid>
      <w:tr w:rsidR="00081922" w14:paraId="25EDAEC3" w14:textId="77777777" w:rsidTr="00D95F6F">
        <w:trPr>
          <w:trHeight w:val="397"/>
          <w:jc w:val="right"/>
        </w:trPr>
        <w:tc>
          <w:tcPr>
            <w:tcW w:w="2405" w:type="dxa"/>
            <w:tcBorders>
              <w:top w:val="single" w:sz="4" w:space="0" w:color="auto"/>
              <w:left w:val="single" w:sz="4" w:space="0" w:color="auto"/>
              <w:bottom w:val="single" w:sz="4" w:space="0" w:color="auto"/>
              <w:right w:val="single" w:sz="4" w:space="0" w:color="auto"/>
            </w:tcBorders>
            <w:vAlign w:val="center"/>
            <w:hideMark/>
          </w:tcPr>
          <w:p w14:paraId="3AB053C4" w14:textId="5C22B9C4" w:rsidR="00081922" w:rsidRDefault="00081922" w:rsidP="000E524F">
            <w:pPr>
              <w:rPr>
                <w:rFonts w:cstheme="minorHAnsi"/>
                <w:b/>
                <w:bCs/>
              </w:rPr>
            </w:pPr>
            <w:r w:rsidRPr="00EE78E1">
              <w:rPr>
                <w:rFonts w:cstheme="minorHAnsi"/>
                <w:b/>
                <w:bCs/>
                <w:sz w:val="20"/>
                <w:szCs w:val="20"/>
              </w:rPr>
              <w:t xml:space="preserve">Tez konusu </w:t>
            </w:r>
            <w:r w:rsidR="00193FFD">
              <w:rPr>
                <w:rFonts w:cstheme="minorHAnsi"/>
                <w:b/>
                <w:bCs/>
                <w:sz w:val="20"/>
                <w:szCs w:val="20"/>
              </w:rPr>
              <w:t>TÜBİTAK</w:t>
            </w:r>
            <w:r w:rsidRPr="00EE78E1">
              <w:rPr>
                <w:rFonts w:cstheme="minorHAnsi"/>
                <w:b/>
                <w:bCs/>
                <w:sz w:val="20"/>
                <w:szCs w:val="20"/>
              </w:rPr>
              <w:t xml:space="preserve"> tarafından belirlenen öncelikli alanlar kapsamında mı?</w:t>
            </w:r>
          </w:p>
        </w:tc>
        <w:tc>
          <w:tcPr>
            <w:tcW w:w="7953" w:type="dxa"/>
            <w:tcBorders>
              <w:top w:val="single" w:sz="4" w:space="0" w:color="auto"/>
              <w:left w:val="single" w:sz="4" w:space="0" w:color="auto"/>
              <w:bottom w:val="single" w:sz="4" w:space="0" w:color="auto"/>
              <w:right w:val="single" w:sz="4" w:space="0" w:color="auto"/>
            </w:tcBorders>
            <w:vAlign w:val="center"/>
          </w:tcPr>
          <w:p w14:paraId="198A5ABA" w14:textId="77777777" w:rsidR="00081922" w:rsidRDefault="00081922" w:rsidP="000E524F">
            <w:pPr>
              <w:rPr>
                <w:rFonts w:cstheme="minorHAnsi"/>
                <w:sz w:val="20"/>
                <w:szCs w:val="20"/>
              </w:rPr>
            </w:pPr>
          </w:p>
          <w:p w14:paraId="6BC740D9" w14:textId="664CE907" w:rsidR="00081922" w:rsidRDefault="00000000" w:rsidP="000E524F">
            <w:pPr>
              <w:rPr>
                <w:rFonts w:cstheme="minorHAnsi"/>
                <w:sz w:val="20"/>
                <w:szCs w:val="20"/>
              </w:rPr>
            </w:pPr>
            <w:sdt>
              <w:sdtPr>
                <w:rPr>
                  <w:rFonts w:cstheme="minorHAnsi"/>
                </w:rPr>
                <w:id w:val="-18551053"/>
                <w14:checkbox>
                  <w14:checked w14:val="1"/>
                  <w14:checkedState w14:val="2612" w14:font="MS Gothic"/>
                  <w14:uncheckedState w14:val="2610" w14:font="MS Gothic"/>
                </w14:checkbox>
              </w:sdtPr>
              <w:sdtContent>
                <w:r w:rsidR="005D4C14">
                  <w:rPr>
                    <w:rFonts w:ascii="MS Gothic" w:eastAsia="MS Gothic" w:hAnsi="MS Gothic" w:cstheme="minorHAnsi" w:hint="eastAsia"/>
                  </w:rPr>
                  <w:t>☒</w:t>
                </w:r>
              </w:sdtContent>
            </w:sdt>
            <w:r w:rsidR="00081922" w:rsidRPr="00FA4D16">
              <w:rPr>
                <w:rFonts w:cstheme="minorHAnsi"/>
              </w:rPr>
              <w:t xml:space="preserve"> </w:t>
            </w:r>
            <w:r w:rsidR="00081922" w:rsidRPr="00081922">
              <w:rPr>
                <w:rFonts w:cstheme="minorHAnsi"/>
                <w:sz w:val="20"/>
                <w:szCs w:val="20"/>
              </w:rPr>
              <w:t xml:space="preserve">EVET      </w:t>
            </w:r>
            <w:sdt>
              <w:sdtPr>
                <w:rPr>
                  <w:rFonts w:cstheme="minorHAnsi"/>
                </w:rPr>
                <w:id w:val="1207070234"/>
                <w14:checkbox>
                  <w14:checked w14:val="0"/>
                  <w14:checkedState w14:val="2612" w14:font="MS Gothic"/>
                  <w14:uncheckedState w14:val="2610" w14:font="MS Gothic"/>
                </w14:checkbox>
              </w:sdtPr>
              <w:sdtContent>
                <w:r w:rsidR="00081922" w:rsidRPr="00FA4D16">
                  <w:rPr>
                    <w:rFonts w:ascii="Segoe UI Symbol" w:eastAsia="MS Gothic" w:hAnsi="Segoe UI Symbol" w:cs="Segoe UI Symbol"/>
                  </w:rPr>
                  <w:t>☐</w:t>
                </w:r>
              </w:sdtContent>
            </w:sdt>
            <w:r w:rsidR="00081922" w:rsidRPr="00FA4D16">
              <w:rPr>
                <w:rFonts w:cstheme="minorHAnsi"/>
              </w:rPr>
              <w:t xml:space="preserve"> </w:t>
            </w:r>
            <w:r w:rsidR="00081922" w:rsidRPr="00081922">
              <w:rPr>
                <w:rFonts w:cstheme="minorHAnsi"/>
                <w:sz w:val="20"/>
                <w:szCs w:val="20"/>
              </w:rPr>
              <w:t xml:space="preserve">HAYIR     </w:t>
            </w:r>
          </w:p>
          <w:p w14:paraId="560FB646" w14:textId="77777777" w:rsidR="00081922" w:rsidRDefault="00081922" w:rsidP="000E524F">
            <w:pPr>
              <w:rPr>
                <w:rFonts w:cstheme="minorHAnsi"/>
                <w:sz w:val="20"/>
                <w:szCs w:val="20"/>
              </w:rPr>
            </w:pPr>
          </w:p>
          <w:p w14:paraId="2F20F015" w14:textId="17AF950D" w:rsidR="00081922" w:rsidRDefault="005D4C14" w:rsidP="000E524F">
            <w:pPr>
              <w:rPr>
                <w:rFonts w:cstheme="minorHAnsi"/>
                <w:sz w:val="20"/>
                <w:szCs w:val="20"/>
              </w:rPr>
            </w:pPr>
            <w:r>
              <w:t xml:space="preserve">Yapay </w:t>
            </w:r>
            <w:proofErr w:type="gramStart"/>
            <w:r>
              <w:t>Zeka</w:t>
            </w:r>
            <w:proofErr w:type="gramEnd"/>
            <w:r>
              <w:t>, Büyük Veri ve Bulut Bilişim, Siber Güvenlik Teknoloji Yol Haritaları</w:t>
            </w:r>
          </w:p>
          <w:p w14:paraId="5F3B2938" w14:textId="50613472" w:rsidR="00081922" w:rsidRDefault="00081922" w:rsidP="000E524F">
            <w:pPr>
              <w:rPr>
                <w:rFonts w:ascii="Arial" w:hAnsi="Arial" w:cs="Arial"/>
                <w:i/>
                <w:color w:val="FF0000"/>
                <w:sz w:val="18"/>
                <w:szCs w:val="18"/>
              </w:rPr>
            </w:pPr>
            <w:r w:rsidRPr="00081922">
              <w:rPr>
                <w:rFonts w:ascii="Arial" w:hAnsi="Arial" w:cs="Arial"/>
                <w:i/>
                <w:color w:val="FF0000"/>
                <w:sz w:val="18"/>
                <w:szCs w:val="18"/>
                <w:highlight w:val="yellow"/>
              </w:rPr>
              <w:t>(Evet ise, buraya öncelikli alan başlığı yazılmalıdır)</w:t>
            </w:r>
          </w:p>
          <w:p w14:paraId="3C25D8A6" w14:textId="77777777" w:rsidR="00C74492" w:rsidRPr="00081922" w:rsidRDefault="00C74492" w:rsidP="000E524F">
            <w:pPr>
              <w:rPr>
                <w:rFonts w:ascii="Arial" w:hAnsi="Arial" w:cs="Arial"/>
                <w:i/>
                <w:color w:val="FF0000"/>
                <w:sz w:val="18"/>
                <w:szCs w:val="18"/>
              </w:rPr>
            </w:pPr>
          </w:p>
          <w:p w14:paraId="7BA9389C" w14:textId="0F33BC4B" w:rsidR="00081922" w:rsidRDefault="00193FFD" w:rsidP="000E524F">
            <w:pPr>
              <w:rPr>
                <w:rFonts w:cstheme="minorHAnsi"/>
                <w:sz w:val="20"/>
                <w:szCs w:val="20"/>
              </w:rPr>
            </w:pPr>
            <w:r w:rsidRPr="00193FFD">
              <w:rPr>
                <w:rFonts w:cstheme="minorHAnsi"/>
                <w:sz w:val="20"/>
                <w:szCs w:val="20"/>
                <w:highlight w:val="cyan"/>
              </w:rPr>
              <w:t>https://tubitak.gov.tr/sites/default/files/2024-04/tubitak_24-25_ar-ge_ve_yenilik_konu_basliklari_22.01.24_v3.pdf</w:t>
            </w:r>
          </w:p>
        </w:tc>
      </w:tr>
    </w:tbl>
    <w:p w14:paraId="2A562C82" w14:textId="77777777" w:rsidR="00081922" w:rsidRDefault="00081922" w:rsidP="00081922">
      <w:pPr>
        <w:spacing w:after="0" w:line="240" w:lineRule="auto"/>
        <w:rPr>
          <w:rFonts w:ascii="Arial" w:hAnsi="Arial" w:cs="Arial"/>
          <w:sz w:val="18"/>
          <w:szCs w:val="18"/>
        </w:rPr>
      </w:pPr>
    </w:p>
    <w:tbl>
      <w:tblPr>
        <w:tblStyle w:val="TableGrid"/>
        <w:tblW w:w="10372" w:type="dxa"/>
        <w:jc w:val="right"/>
        <w:tblBorders>
          <w:insideH w:val="none" w:sz="0" w:space="0" w:color="auto"/>
          <w:insideV w:val="none" w:sz="0" w:space="0" w:color="auto"/>
        </w:tblBorders>
        <w:tblLook w:val="04A0" w:firstRow="1" w:lastRow="0" w:firstColumn="1" w:lastColumn="0" w:noHBand="0" w:noVBand="1"/>
      </w:tblPr>
      <w:tblGrid>
        <w:gridCol w:w="10372"/>
      </w:tblGrid>
      <w:tr w:rsidR="00FD03B7" w14:paraId="38D787DA" w14:textId="77777777" w:rsidTr="007B5846">
        <w:trPr>
          <w:trHeight w:val="397"/>
          <w:jc w:val="right"/>
        </w:trPr>
        <w:tc>
          <w:tcPr>
            <w:tcW w:w="10372" w:type="dxa"/>
            <w:tcBorders>
              <w:top w:val="nil"/>
              <w:left w:val="nil"/>
              <w:bottom w:val="single" w:sz="4" w:space="0" w:color="auto"/>
              <w:right w:val="nil"/>
            </w:tcBorders>
            <w:vAlign w:val="center"/>
            <w:hideMark/>
          </w:tcPr>
          <w:p w14:paraId="7FC4B819" w14:textId="7A200F53" w:rsidR="00FD03B7" w:rsidRPr="005A02A2" w:rsidRDefault="005A02A2" w:rsidP="000C498D">
            <w:pPr>
              <w:rPr>
                <w:rFonts w:cstheme="minorHAnsi"/>
                <w:bCs/>
                <w:sz w:val="20"/>
                <w:szCs w:val="20"/>
              </w:rPr>
            </w:pPr>
            <w:r w:rsidRPr="005A02A2">
              <w:rPr>
                <w:rFonts w:cstheme="minorHAnsi"/>
                <w:b/>
                <w:szCs w:val="20"/>
              </w:rPr>
              <w:t xml:space="preserve">TEZİN AMACI, ÖNEMİ VE KAPSAMI </w:t>
            </w:r>
            <w:r w:rsidR="00BD0F4E" w:rsidRPr="005A02A2">
              <w:rPr>
                <w:rFonts w:cstheme="minorHAnsi"/>
                <w:i/>
                <w:color w:val="FF0000"/>
                <w:sz w:val="20"/>
                <w:szCs w:val="20"/>
              </w:rPr>
              <w:t xml:space="preserve">(En </w:t>
            </w:r>
            <w:proofErr w:type="spellStart"/>
            <w:r w:rsidR="00BD0F4E" w:rsidRPr="005A02A2">
              <w:rPr>
                <w:rFonts w:cstheme="minorHAnsi"/>
                <w:i/>
                <w:color w:val="FF0000"/>
                <w:sz w:val="20"/>
                <w:szCs w:val="20"/>
              </w:rPr>
              <w:t>az</w:t>
            </w:r>
            <w:proofErr w:type="spellEnd"/>
            <w:r w:rsidR="00BD0F4E" w:rsidRPr="005A02A2">
              <w:rPr>
                <w:rFonts w:cstheme="minorHAnsi"/>
                <w:i/>
                <w:color w:val="FF0000"/>
                <w:sz w:val="20"/>
                <w:szCs w:val="20"/>
              </w:rPr>
              <w:t xml:space="preserve"> 200 </w:t>
            </w:r>
            <w:proofErr w:type="spellStart"/>
            <w:r w:rsidR="00BD0F4E" w:rsidRPr="005A02A2">
              <w:rPr>
                <w:rFonts w:cstheme="minorHAnsi"/>
                <w:i/>
                <w:color w:val="FF0000"/>
                <w:sz w:val="20"/>
                <w:szCs w:val="20"/>
              </w:rPr>
              <w:t>kelime</w:t>
            </w:r>
            <w:proofErr w:type="spellEnd"/>
            <w:r w:rsidR="00BD0F4E" w:rsidRPr="005A02A2">
              <w:rPr>
                <w:rFonts w:cstheme="minorHAnsi"/>
                <w:i/>
                <w:color w:val="FF0000"/>
                <w:sz w:val="20"/>
                <w:szCs w:val="20"/>
              </w:rPr>
              <w:t xml:space="preserve"> </w:t>
            </w:r>
            <w:proofErr w:type="spellStart"/>
            <w:r w:rsidR="00BD0F4E" w:rsidRPr="005A02A2">
              <w:rPr>
                <w:rFonts w:cstheme="minorHAnsi"/>
                <w:i/>
                <w:color w:val="FF0000"/>
                <w:sz w:val="20"/>
                <w:szCs w:val="20"/>
              </w:rPr>
              <w:t>ile</w:t>
            </w:r>
            <w:proofErr w:type="spellEnd"/>
            <w:r w:rsidR="00BD0F4E" w:rsidRPr="005A02A2">
              <w:rPr>
                <w:rFonts w:cstheme="minorHAnsi"/>
                <w:i/>
                <w:color w:val="FF0000"/>
                <w:sz w:val="20"/>
                <w:szCs w:val="20"/>
              </w:rPr>
              <w:t xml:space="preserve"> </w:t>
            </w:r>
            <w:proofErr w:type="spellStart"/>
            <w:r w:rsidR="00BD0F4E" w:rsidRPr="005A02A2">
              <w:rPr>
                <w:rFonts w:cstheme="minorHAnsi"/>
                <w:i/>
                <w:color w:val="FF0000"/>
                <w:sz w:val="20"/>
                <w:szCs w:val="20"/>
              </w:rPr>
              <w:t>ifade</w:t>
            </w:r>
            <w:proofErr w:type="spellEnd"/>
            <w:r w:rsidR="00BD0F4E" w:rsidRPr="005A02A2">
              <w:rPr>
                <w:rFonts w:cstheme="minorHAnsi"/>
                <w:i/>
                <w:color w:val="FF0000"/>
                <w:sz w:val="20"/>
                <w:szCs w:val="20"/>
              </w:rPr>
              <w:t xml:space="preserve"> </w:t>
            </w:r>
            <w:proofErr w:type="spellStart"/>
            <w:r w:rsidR="00BD0F4E" w:rsidRPr="005A02A2">
              <w:rPr>
                <w:rFonts w:cstheme="minorHAnsi"/>
                <w:i/>
                <w:color w:val="FF0000"/>
                <w:sz w:val="20"/>
                <w:szCs w:val="20"/>
              </w:rPr>
              <w:t>edilmelidir</w:t>
            </w:r>
            <w:proofErr w:type="spellEnd"/>
            <w:r w:rsidR="00BD0F4E" w:rsidRPr="005A02A2">
              <w:rPr>
                <w:rFonts w:cstheme="minorHAnsi"/>
                <w:i/>
                <w:color w:val="FF0000"/>
                <w:sz w:val="20"/>
                <w:szCs w:val="20"/>
              </w:rPr>
              <w:t>)</w:t>
            </w:r>
          </w:p>
        </w:tc>
      </w:tr>
      <w:tr w:rsidR="005A02A2" w14:paraId="2AE89E2D" w14:textId="77777777" w:rsidTr="007B5846">
        <w:trPr>
          <w:trHeight w:val="397"/>
          <w:jc w:val="right"/>
        </w:trPr>
        <w:tc>
          <w:tcPr>
            <w:tcW w:w="10372" w:type="dxa"/>
            <w:tcBorders>
              <w:top w:val="single" w:sz="4" w:space="0" w:color="auto"/>
              <w:bottom w:val="single" w:sz="4" w:space="0" w:color="auto"/>
            </w:tcBorders>
            <w:vAlign w:val="center"/>
          </w:tcPr>
          <w:p w14:paraId="39A63F0E" w14:textId="77777777" w:rsidR="00EA4E78" w:rsidRPr="00EA4E78" w:rsidRDefault="00EA4E78" w:rsidP="00EA4E78">
            <w:pPr>
              <w:pStyle w:val="NormalWeb"/>
              <w:jc w:val="both"/>
              <w:rPr>
                <w:rFonts w:asciiTheme="minorHAnsi" w:eastAsiaTheme="minorHAnsi" w:hAnsiTheme="minorHAnsi" w:cstheme="minorHAnsi"/>
                <w:bCs/>
                <w:sz w:val="20"/>
                <w:szCs w:val="20"/>
              </w:rPr>
            </w:pPr>
            <w:r w:rsidRPr="00EA4E78">
              <w:rPr>
                <w:rFonts w:asciiTheme="minorHAnsi" w:eastAsiaTheme="minorHAnsi" w:hAnsiTheme="minorHAnsi" w:cstheme="minorHAnsi"/>
                <w:bCs/>
                <w:sz w:val="20"/>
                <w:szCs w:val="20"/>
              </w:rPr>
              <w:t>Bu tezin amacı, modern bulut altyapılarında kullanılan geleneksel reaktif izleme yaklaşımlarının ötesine geçerek sistem sağlığını ve kaynak kullanımını önceden tahmin edebilen yapay zekâ destekli bir karar destek mekanizması geliştirmektir. Günümüzde bulut platformlarının izlenmesi çoğunlukla eşik değer temelli alarm sistemleri üzerinden gerçekleştirilmektedir. Bu sistemler CPU, bellek, disk veya hata oranı belirli bir seviyeyi aştığında alarm üretmekte; ancak sistemde oluşabilecek problemlerin gelişimini önceden öngörememektedir. Bu nedenle operasyon ekipleri çoğu zaman sorun oluştuktan sonra müdahale etmek durumunda kalmaktadır.</w:t>
            </w:r>
          </w:p>
          <w:p w14:paraId="39CDC810" w14:textId="77777777" w:rsidR="00EA4E78" w:rsidRPr="00EA4E78" w:rsidRDefault="00EA4E78" w:rsidP="00EA4E78">
            <w:pPr>
              <w:pStyle w:val="NormalWeb"/>
              <w:jc w:val="both"/>
              <w:rPr>
                <w:rFonts w:asciiTheme="minorHAnsi" w:eastAsiaTheme="minorHAnsi" w:hAnsiTheme="minorHAnsi" w:cstheme="minorHAnsi"/>
                <w:bCs/>
                <w:sz w:val="20"/>
                <w:szCs w:val="20"/>
              </w:rPr>
            </w:pPr>
            <w:r w:rsidRPr="00EA4E78">
              <w:rPr>
                <w:rFonts w:asciiTheme="minorHAnsi" w:eastAsiaTheme="minorHAnsi" w:hAnsiTheme="minorHAnsi" w:cstheme="minorHAnsi"/>
                <w:bCs/>
                <w:sz w:val="20"/>
                <w:szCs w:val="20"/>
              </w:rPr>
              <w:t>Bulut bilişim altyapılarında yaygın olarak kullanılan OpenStack, sanallaştırma kaynaklarının yönetimini sağlayan açık kaynaklı bir bulut platformudur. OpenStack; Nova, Keystone, Neutron ve Cinder gibi birçok bileşenden oluşan modüler bir mimariye sahiptir ve büyük ölçekli veri merkezlerinde sanal makine yönetimi, kimlik doğrulama, ağ ve depolama servislerini bir arada sunmaktadır. Ancak bu çok bileşenli mimari, sistem izleme ve hata analizi süreçlerini daha karmaşık hale getirmektedir. Farklı servislerden gelen log ve metrik verilerinin ayrı ayrı değerlendirilmesi, sistem davranışının bütünsel olarak anlaşılmasını zorlaştırmakta ve potansiyel sorunların erken tespit edilmesini güçleştirmektedir.</w:t>
            </w:r>
          </w:p>
          <w:p w14:paraId="6FCB47E0" w14:textId="77777777" w:rsidR="00EA4E78" w:rsidRDefault="00EA4E78" w:rsidP="00EA4E78">
            <w:pPr>
              <w:pStyle w:val="NormalWeb"/>
              <w:jc w:val="both"/>
              <w:rPr>
                <w:rFonts w:asciiTheme="minorHAnsi" w:eastAsiaTheme="minorHAnsi" w:hAnsiTheme="minorHAnsi" w:cstheme="minorHAnsi"/>
                <w:bCs/>
                <w:sz w:val="20"/>
                <w:szCs w:val="20"/>
              </w:rPr>
            </w:pPr>
            <w:r w:rsidRPr="00EA4E78">
              <w:rPr>
                <w:rFonts w:asciiTheme="minorHAnsi" w:eastAsiaTheme="minorHAnsi" w:hAnsiTheme="minorHAnsi" w:cstheme="minorHAnsi"/>
                <w:bCs/>
                <w:sz w:val="20"/>
                <w:szCs w:val="20"/>
              </w:rPr>
              <w:t>Bu tez çalışması, bulut platformlarında üretilen metrik verileri ile log verilerini birlikte analiz ederek sistem sağlığını ve kapasite risklerini proaktif biçimde tahmin edebilen bir yaklaşım geliştirmeyi hedeflemektedir. Çalışmada iki temel problem ele alınacaktır. Birinci problem, fiziksel ve sanal kaynakların kullanım eğilimlerinin analiz edilerek gelecekteki kapasite tükenme riskinin tahmin edilmesidir. İkinci problem ise servis logları ile metrik verilerinin korelasyonunun incelenerek sistemde oluşabilecek performans bozulmalarının veya hata artışlarının önceden tespit edilmesidir.</w:t>
            </w:r>
          </w:p>
          <w:p w14:paraId="65989DBF" w14:textId="7FA46EB6" w:rsidR="005A02A2" w:rsidRPr="00120BE9" w:rsidRDefault="00EA4E78" w:rsidP="00120BE9">
            <w:pPr>
              <w:pStyle w:val="NormalWeb"/>
              <w:jc w:val="both"/>
              <w:rPr>
                <w:rFonts w:asciiTheme="minorHAnsi" w:eastAsiaTheme="minorHAnsi" w:hAnsiTheme="minorHAnsi" w:cstheme="minorHAnsi"/>
                <w:bCs/>
                <w:sz w:val="20"/>
                <w:szCs w:val="20"/>
              </w:rPr>
            </w:pPr>
            <w:r w:rsidRPr="00EA4E78">
              <w:rPr>
                <w:rFonts w:asciiTheme="minorHAnsi" w:eastAsiaTheme="minorHAnsi" w:hAnsiTheme="minorHAnsi" w:cstheme="minorHAnsi"/>
                <w:bCs/>
                <w:sz w:val="20"/>
                <w:szCs w:val="20"/>
              </w:rPr>
              <w:t>Literatürde bulut izleme alanında yapılan çalışmaların önemli bir kısmı yalnızca metrik verilerine dayalı izleme veya yalnızca log analizi üzerine odaklanmaktadır. Bu tez çalışması ise metrik ve log verilerini bütünleşik biçimde ele alarak sistem davranışını daha kapsamlı biçimde modellemeyi amaçlamaktadır. Ayrıca geliştirilecek yaklaşım yalnızca risk veya anomali tespiti yapmakla sınırlı kalmayacak, aynı zamanda analiz sonuçlarını yorumlayarak sistem yöneticilerine uygulanabilir operasyonel öneriler sunacaktır. Bu sayede geliştirilecek sistem, yalnızca alarm üreten bir izleme aracı değil; sistem yöneticilerine kapasite planlama, hata önleme ve sistem optimizasyonu konularında destek sağlayan proaktif bir karar destek mekanizması olacaktır.</w:t>
            </w:r>
            <w:r>
              <w:rPr>
                <w:rFonts w:asciiTheme="minorHAnsi" w:eastAsiaTheme="minorHAnsi" w:hAnsiTheme="minorHAnsi" w:cstheme="minorHAnsi"/>
                <w:bCs/>
                <w:sz w:val="20"/>
                <w:szCs w:val="20"/>
              </w:rPr>
              <w:t xml:space="preserve"> </w:t>
            </w:r>
            <w:r w:rsidRPr="00EA4E78">
              <w:rPr>
                <w:rFonts w:asciiTheme="minorHAnsi" w:eastAsiaTheme="minorHAnsi" w:hAnsiTheme="minorHAnsi" w:cstheme="minorHAnsi"/>
                <w:bCs/>
                <w:sz w:val="20"/>
                <w:szCs w:val="20"/>
              </w:rPr>
              <w:t>Bu yönüyle çalışma hem akademik açıdan bulut sistemlerinde proaktif izleme ve analiz yaklaşımlarına katkı sağlamayı hem de gerçek operasyon ortamlarında uygulanabilir bir çözüm sunmayı hedeflemektedir</w:t>
            </w:r>
            <w:r w:rsidR="00120BE9">
              <w:rPr>
                <w:rFonts w:asciiTheme="minorHAnsi" w:eastAsiaTheme="minorHAnsi" w:hAnsiTheme="minorHAnsi" w:cstheme="minorHAnsi"/>
                <w:bCs/>
                <w:sz w:val="20"/>
                <w:szCs w:val="20"/>
              </w:rPr>
              <w:t>.</w:t>
            </w:r>
          </w:p>
        </w:tc>
      </w:tr>
    </w:tbl>
    <w:p w14:paraId="3F8377E8" w14:textId="761EB98E" w:rsidR="00FD03B7" w:rsidRDefault="00FD03B7" w:rsidP="00FD03B7">
      <w:pPr>
        <w:spacing w:after="0" w:line="240" w:lineRule="auto"/>
        <w:rPr>
          <w:rFonts w:ascii="Arial" w:hAnsi="Arial" w:cs="Arial"/>
          <w:sz w:val="18"/>
          <w:szCs w:val="18"/>
        </w:rPr>
      </w:pPr>
    </w:p>
    <w:tbl>
      <w:tblPr>
        <w:tblStyle w:val="TableGrid"/>
        <w:tblW w:w="10372" w:type="dxa"/>
        <w:jc w:val="right"/>
        <w:tblBorders>
          <w:insideH w:val="none" w:sz="0" w:space="0" w:color="auto"/>
          <w:insideV w:val="none" w:sz="0" w:space="0" w:color="auto"/>
        </w:tblBorders>
        <w:tblLook w:val="04A0" w:firstRow="1" w:lastRow="0" w:firstColumn="1" w:lastColumn="0" w:noHBand="0" w:noVBand="1"/>
      </w:tblPr>
      <w:tblGrid>
        <w:gridCol w:w="10372"/>
      </w:tblGrid>
      <w:tr w:rsidR="005A02A2" w14:paraId="6C2F4E7D" w14:textId="77777777" w:rsidTr="00BD0F4E">
        <w:trPr>
          <w:trHeight w:val="397"/>
          <w:jc w:val="right"/>
        </w:trPr>
        <w:tc>
          <w:tcPr>
            <w:tcW w:w="10372" w:type="dxa"/>
            <w:tcBorders>
              <w:top w:val="nil"/>
              <w:left w:val="nil"/>
              <w:bottom w:val="single" w:sz="4" w:space="0" w:color="auto"/>
              <w:right w:val="nil"/>
            </w:tcBorders>
            <w:vAlign w:val="center"/>
            <w:hideMark/>
          </w:tcPr>
          <w:p w14:paraId="5F196472" w14:textId="777BDEF7" w:rsidR="005A02A2" w:rsidRPr="005A02A2" w:rsidRDefault="005A02A2" w:rsidP="00397E23">
            <w:pPr>
              <w:rPr>
                <w:rFonts w:cstheme="minorHAnsi"/>
                <w:bCs/>
                <w:sz w:val="20"/>
                <w:szCs w:val="20"/>
              </w:rPr>
            </w:pPr>
            <w:r>
              <w:rPr>
                <w:rFonts w:cstheme="minorHAnsi"/>
                <w:b/>
                <w:szCs w:val="20"/>
              </w:rPr>
              <w:t>MATERYAL, YÖNTEM VE ARAŞTIRMA OLANAKLARI</w:t>
            </w:r>
            <w:r w:rsidRPr="005A02A2">
              <w:rPr>
                <w:rFonts w:cstheme="minorHAnsi"/>
                <w:b/>
                <w:szCs w:val="20"/>
              </w:rPr>
              <w:t xml:space="preserve"> </w:t>
            </w:r>
            <w:r w:rsidR="00BD0F4E" w:rsidRPr="005A02A2">
              <w:rPr>
                <w:rFonts w:cstheme="minorHAnsi"/>
                <w:i/>
                <w:color w:val="FF0000"/>
                <w:sz w:val="20"/>
                <w:szCs w:val="20"/>
              </w:rPr>
              <w:t xml:space="preserve">(En </w:t>
            </w:r>
            <w:proofErr w:type="spellStart"/>
            <w:r w:rsidR="00BD0F4E" w:rsidRPr="005A02A2">
              <w:rPr>
                <w:rFonts w:cstheme="minorHAnsi"/>
                <w:i/>
                <w:color w:val="FF0000"/>
                <w:sz w:val="20"/>
                <w:szCs w:val="20"/>
              </w:rPr>
              <w:t>az</w:t>
            </w:r>
            <w:proofErr w:type="spellEnd"/>
            <w:r w:rsidR="00BD0F4E" w:rsidRPr="005A02A2">
              <w:rPr>
                <w:rFonts w:cstheme="minorHAnsi"/>
                <w:i/>
                <w:color w:val="FF0000"/>
                <w:sz w:val="20"/>
                <w:szCs w:val="20"/>
              </w:rPr>
              <w:t xml:space="preserve"> </w:t>
            </w:r>
            <w:r w:rsidR="00BD0F4E">
              <w:rPr>
                <w:rFonts w:cstheme="minorHAnsi"/>
                <w:i/>
                <w:color w:val="FF0000"/>
                <w:sz w:val="20"/>
                <w:szCs w:val="20"/>
              </w:rPr>
              <w:t>3</w:t>
            </w:r>
            <w:r w:rsidR="00BD0F4E" w:rsidRPr="005A02A2">
              <w:rPr>
                <w:rFonts w:cstheme="minorHAnsi"/>
                <w:i/>
                <w:color w:val="FF0000"/>
                <w:sz w:val="20"/>
                <w:szCs w:val="20"/>
              </w:rPr>
              <w:t xml:space="preserve">00 </w:t>
            </w:r>
            <w:proofErr w:type="spellStart"/>
            <w:r w:rsidR="00BD0F4E" w:rsidRPr="005A02A2">
              <w:rPr>
                <w:rFonts w:cstheme="minorHAnsi"/>
                <w:i/>
                <w:color w:val="FF0000"/>
                <w:sz w:val="20"/>
                <w:szCs w:val="20"/>
              </w:rPr>
              <w:t>kelime</w:t>
            </w:r>
            <w:proofErr w:type="spellEnd"/>
            <w:r w:rsidR="00BD0F4E" w:rsidRPr="005A02A2">
              <w:rPr>
                <w:rFonts w:cstheme="minorHAnsi"/>
                <w:i/>
                <w:color w:val="FF0000"/>
                <w:sz w:val="20"/>
                <w:szCs w:val="20"/>
              </w:rPr>
              <w:t xml:space="preserve"> </w:t>
            </w:r>
            <w:proofErr w:type="spellStart"/>
            <w:r w:rsidR="00BD0F4E" w:rsidRPr="005A02A2">
              <w:rPr>
                <w:rFonts w:cstheme="minorHAnsi"/>
                <w:i/>
                <w:color w:val="FF0000"/>
                <w:sz w:val="20"/>
                <w:szCs w:val="20"/>
              </w:rPr>
              <w:t>ile</w:t>
            </w:r>
            <w:proofErr w:type="spellEnd"/>
            <w:r w:rsidR="00BD0F4E" w:rsidRPr="005A02A2">
              <w:rPr>
                <w:rFonts w:cstheme="minorHAnsi"/>
                <w:i/>
                <w:color w:val="FF0000"/>
                <w:sz w:val="20"/>
                <w:szCs w:val="20"/>
              </w:rPr>
              <w:t xml:space="preserve"> </w:t>
            </w:r>
            <w:proofErr w:type="spellStart"/>
            <w:r w:rsidR="00BD0F4E" w:rsidRPr="005A02A2">
              <w:rPr>
                <w:rFonts w:cstheme="minorHAnsi"/>
                <w:i/>
                <w:color w:val="FF0000"/>
                <w:sz w:val="20"/>
                <w:szCs w:val="20"/>
              </w:rPr>
              <w:t>ifade</w:t>
            </w:r>
            <w:proofErr w:type="spellEnd"/>
            <w:r w:rsidR="00BD0F4E" w:rsidRPr="005A02A2">
              <w:rPr>
                <w:rFonts w:cstheme="minorHAnsi"/>
                <w:i/>
                <w:color w:val="FF0000"/>
                <w:sz w:val="20"/>
                <w:szCs w:val="20"/>
              </w:rPr>
              <w:t xml:space="preserve"> </w:t>
            </w:r>
            <w:proofErr w:type="spellStart"/>
            <w:r w:rsidR="00BD0F4E" w:rsidRPr="005A02A2">
              <w:rPr>
                <w:rFonts w:cstheme="minorHAnsi"/>
                <w:i/>
                <w:color w:val="FF0000"/>
                <w:sz w:val="20"/>
                <w:szCs w:val="20"/>
              </w:rPr>
              <w:t>edilmelidir</w:t>
            </w:r>
            <w:proofErr w:type="spellEnd"/>
            <w:r w:rsidR="00BD0F4E" w:rsidRPr="005A02A2">
              <w:rPr>
                <w:rFonts w:cstheme="minorHAnsi"/>
                <w:i/>
                <w:color w:val="FF0000"/>
                <w:sz w:val="20"/>
                <w:szCs w:val="20"/>
              </w:rPr>
              <w:t>)</w:t>
            </w:r>
          </w:p>
        </w:tc>
      </w:tr>
      <w:tr w:rsidR="005A02A2" w14:paraId="3B586382" w14:textId="77777777" w:rsidTr="00BD0F4E">
        <w:trPr>
          <w:trHeight w:val="397"/>
          <w:jc w:val="right"/>
        </w:trPr>
        <w:tc>
          <w:tcPr>
            <w:tcW w:w="10372" w:type="dxa"/>
            <w:tcBorders>
              <w:top w:val="single" w:sz="4" w:space="0" w:color="auto"/>
              <w:bottom w:val="single" w:sz="4" w:space="0" w:color="auto"/>
            </w:tcBorders>
            <w:vAlign w:val="center"/>
          </w:tcPr>
          <w:p w14:paraId="7C1E4AB7" w14:textId="77777777" w:rsidR="00EA4E78" w:rsidRPr="00EA4E78" w:rsidRDefault="00EA4E78" w:rsidP="00EA4E78">
            <w:pPr>
              <w:jc w:val="both"/>
              <w:rPr>
                <w:rFonts w:cstheme="minorHAnsi"/>
                <w:bCs/>
                <w:sz w:val="20"/>
                <w:szCs w:val="20"/>
                <w:lang w:val="en-TR"/>
              </w:rPr>
            </w:pPr>
            <w:r w:rsidRPr="00EA4E78">
              <w:rPr>
                <w:rFonts w:cstheme="minorHAnsi"/>
                <w:bCs/>
                <w:sz w:val="20"/>
                <w:szCs w:val="20"/>
                <w:lang w:val="en-TR"/>
              </w:rPr>
              <w:t xml:space="preserve">Bu tez çalışmasında kullanılacak temel veri kaynakları bulut altyapılarında üretilen </w:t>
            </w:r>
            <w:r w:rsidRPr="00EA4E78">
              <w:rPr>
                <w:rFonts w:cstheme="minorHAnsi"/>
                <w:b/>
                <w:bCs/>
                <w:sz w:val="20"/>
                <w:szCs w:val="20"/>
                <w:lang w:val="en-TR"/>
              </w:rPr>
              <w:t>zaman serisi metrik verileri</w:t>
            </w:r>
            <w:r w:rsidRPr="00EA4E78">
              <w:rPr>
                <w:rFonts w:cstheme="minorHAnsi"/>
                <w:bCs/>
                <w:sz w:val="20"/>
                <w:szCs w:val="20"/>
                <w:lang w:val="en-TR"/>
              </w:rPr>
              <w:t xml:space="preserve"> ve </w:t>
            </w:r>
            <w:r w:rsidRPr="00EA4E78">
              <w:rPr>
                <w:rFonts w:cstheme="minorHAnsi"/>
                <w:b/>
                <w:bCs/>
                <w:sz w:val="20"/>
                <w:szCs w:val="20"/>
                <w:lang w:val="en-TR"/>
              </w:rPr>
              <w:t>servis log kayıtlarıdır</w:t>
            </w:r>
            <w:r w:rsidRPr="00EA4E78">
              <w:rPr>
                <w:rFonts w:cstheme="minorHAnsi"/>
                <w:bCs/>
                <w:sz w:val="20"/>
                <w:szCs w:val="20"/>
                <w:lang w:val="en-TR"/>
              </w:rPr>
              <w:t>. Metrik verileri Prometheus ve Thanos gibi açık kaynak izleme sistemleri aracılığıyla elde edilecek olup CPU kullanımı, bellek tahsisi, disk büyüme oranı, API çağrı sayıları, gecikme süreleri ve hata oranları gibi sistem performansını temsil eden göstergeleri içerecektir. Log verileri ise OpenStack kontrol düzlemi servislerinden (örneğin Keystone, Nova ve ilgili API servisleri) elde edilen hata kayıtları, timeout mesajları, veritabanı bağlantı hataları ve benzeri olay kayıtlarını içerecektir. Logların depolanması ve sorgulanması için OpenSearch tabanlı bir log analiz altyapısından yararlanılması planlanmaktadır.</w:t>
            </w:r>
          </w:p>
          <w:p w14:paraId="31255B32" w14:textId="77777777" w:rsidR="00EA4E78" w:rsidRPr="00EA4E78" w:rsidRDefault="00EA4E78" w:rsidP="00EA4E78">
            <w:pPr>
              <w:jc w:val="both"/>
              <w:rPr>
                <w:rFonts w:cstheme="minorHAnsi"/>
                <w:bCs/>
                <w:sz w:val="20"/>
                <w:szCs w:val="20"/>
                <w:lang w:val="en-TR"/>
              </w:rPr>
            </w:pPr>
            <w:r w:rsidRPr="00EA4E78">
              <w:rPr>
                <w:rFonts w:cstheme="minorHAnsi"/>
                <w:bCs/>
                <w:sz w:val="20"/>
                <w:szCs w:val="20"/>
                <w:lang w:val="en-TR"/>
              </w:rPr>
              <w:t>Literatürde bulut sistemlerinin izlenmesine yönelik çeşitli çalışmalar bulunmaktadır. Zaman serisi tahmin yöntemleri kullanılarak sistem yükünün gelecekteki değerlerinin tahmin edilmesine yönelik çalışmalar yapılmıştır [1]. Bunun yanında sistem loglarının makine öğrenmesi yöntemleri ile analiz edilerek anomali tespiti yapılmasına yönelik çalışmalar da mevcuttur [2]. Bununla birlikte bu çalışmaların önemli bir kısmı metrik ve log verilerini ayrı veri kaynakları olarak ele almakta ve bu verileri birlikte analiz ederek sistem davranışının bütünsel bir modelini oluşturmayı hedeflememektedir.</w:t>
            </w:r>
          </w:p>
          <w:p w14:paraId="01286BA7" w14:textId="77777777" w:rsidR="00EA4E78" w:rsidRPr="00EA4E78" w:rsidRDefault="00EA4E78" w:rsidP="00EA4E78">
            <w:pPr>
              <w:jc w:val="both"/>
              <w:rPr>
                <w:rFonts w:cstheme="minorHAnsi"/>
                <w:bCs/>
                <w:sz w:val="20"/>
                <w:szCs w:val="20"/>
                <w:lang w:val="en-TR"/>
              </w:rPr>
            </w:pPr>
            <w:r w:rsidRPr="00EA4E78">
              <w:rPr>
                <w:rFonts w:cstheme="minorHAnsi"/>
                <w:bCs/>
                <w:sz w:val="20"/>
                <w:szCs w:val="20"/>
                <w:lang w:val="en-TR"/>
              </w:rPr>
              <w:t xml:space="preserve">Bu tez çalışmasının yenilikçi yönü, bulut platformlarında üretilen </w:t>
            </w:r>
            <w:r w:rsidRPr="00EA4E78">
              <w:rPr>
                <w:rFonts w:cstheme="minorHAnsi"/>
                <w:b/>
                <w:bCs/>
                <w:sz w:val="20"/>
                <w:szCs w:val="20"/>
                <w:lang w:val="en-TR"/>
              </w:rPr>
              <w:t>metrik verileri ile servis loglarını aynı analiz çerçevesinde birleştirmesi</w:t>
            </w:r>
            <w:r w:rsidRPr="00EA4E78">
              <w:rPr>
                <w:rFonts w:cstheme="minorHAnsi"/>
                <w:bCs/>
                <w:sz w:val="20"/>
                <w:szCs w:val="20"/>
                <w:lang w:val="en-TR"/>
              </w:rPr>
              <w:t xml:space="preserve"> ve bu iki veri kaynağının birlikte değerlendirilmesiyle sistem davranışını daha kapsamlı biçimde modellemeye çalışmasıdır. Bu yaklaşım sayesinde sistem sağlığı yalnızca kaynak kullanımı üzerinden değil, aynı zamanda servis hataları, </w:t>
            </w:r>
            <w:r w:rsidRPr="00EA4E78">
              <w:rPr>
                <w:rFonts w:cstheme="minorHAnsi"/>
                <w:bCs/>
                <w:sz w:val="20"/>
                <w:szCs w:val="20"/>
                <w:lang w:val="en-TR"/>
              </w:rPr>
              <w:lastRenderedPageBreak/>
              <w:t xml:space="preserve">gecikmeler ve sistem olayları ile birlikte analiz edilebilecektir. Bunun yanında geliştirilecek model yalnızca anomali veya risk tespiti yapmakla kalmayacak, aynı zamanda elde edilen analiz sonuçlarını yorumlayarak </w:t>
            </w:r>
            <w:r w:rsidRPr="00EA4E78">
              <w:rPr>
                <w:rFonts w:cstheme="minorHAnsi"/>
                <w:b/>
                <w:bCs/>
                <w:sz w:val="20"/>
                <w:szCs w:val="20"/>
                <w:lang w:val="en-TR"/>
              </w:rPr>
              <w:t>sistem yöneticilerine uygulanabilir operasyonel öneriler sunacaktır</w:t>
            </w:r>
            <w:r w:rsidRPr="00EA4E78">
              <w:rPr>
                <w:rFonts w:cstheme="minorHAnsi"/>
                <w:bCs/>
                <w:sz w:val="20"/>
                <w:szCs w:val="20"/>
                <w:lang w:val="en-TR"/>
              </w:rPr>
              <w:t>. Örneğin kapasite kullanım eğilimlerinin analiz edilmesi sonucunda gelecekte oluşabilecek kaynak yetersizlikleri için kapasite artırımı önerileri üretilebilecek, log ve metrik verilerinde tespit edilen hata artışlarına bağlı olarak ilgili servis bileşenlerinin incelenmesi veya yapılandırma değişiklikleri yapılması önerilebilecektir. Bu yönüyle çalışma yalnızca tahmin üreten bir model değil, aynı zamanda bulut operasyon yönetimini destekleyen proaktif bir analiz ve öneri sistemi geliştirmeyi hedeflemektedir.</w:t>
            </w:r>
          </w:p>
          <w:p w14:paraId="06B69B05" w14:textId="77777777" w:rsidR="00EA4E78" w:rsidRPr="00EA4E78" w:rsidRDefault="00EA4E78" w:rsidP="00EA4E78">
            <w:pPr>
              <w:jc w:val="both"/>
              <w:rPr>
                <w:rFonts w:cstheme="minorHAnsi"/>
                <w:bCs/>
                <w:sz w:val="20"/>
                <w:szCs w:val="20"/>
                <w:lang w:val="en-TR"/>
              </w:rPr>
            </w:pPr>
            <w:r w:rsidRPr="00EA4E78">
              <w:rPr>
                <w:rFonts w:cstheme="minorHAnsi"/>
                <w:bCs/>
                <w:sz w:val="20"/>
                <w:szCs w:val="20"/>
                <w:lang w:val="en-TR"/>
              </w:rPr>
              <w:t xml:space="preserve">Araştırma yöntemi iki temel analiz katmanından oluşacaktır. İlk katmanda </w:t>
            </w:r>
            <w:r w:rsidRPr="00EA4E78">
              <w:rPr>
                <w:rFonts w:cstheme="minorHAnsi"/>
                <w:b/>
                <w:bCs/>
                <w:sz w:val="20"/>
                <w:szCs w:val="20"/>
                <w:lang w:val="en-TR"/>
              </w:rPr>
              <w:t>kapasite tahmini</w:t>
            </w:r>
            <w:r w:rsidRPr="00EA4E78">
              <w:rPr>
                <w:rFonts w:cstheme="minorHAnsi"/>
                <w:bCs/>
                <w:sz w:val="20"/>
                <w:szCs w:val="20"/>
                <w:lang w:val="en-TR"/>
              </w:rPr>
              <w:t xml:space="preserve"> gerçekleştirilecektir. Bu aşamada geçmiş kaynak kullanım verileri zaman serisi olarak incelenecek, trend, büyüme oranı ve hareketli ortalama gibi özellikler çıkarılacaktır. Ardından regresyon ve zaman serisi tahmin yöntemleri kullanılarak CPU, bellek ve depolama kaynaklarının kritik eşik değerlere ulaşma zamanının tahmin edilmesi hedeflenecektir. Bu analiz sayesinde sistem yöneticileri gelecekte oluşabilecek kapasite problemlerini önceden öngörebilecektir.</w:t>
            </w:r>
          </w:p>
          <w:p w14:paraId="2665CEE2" w14:textId="77777777" w:rsidR="00EA4E78" w:rsidRPr="00EA4E78" w:rsidRDefault="00EA4E78" w:rsidP="00EA4E78">
            <w:pPr>
              <w:jc w:val="both"/>
              <w:rPr>
                <w:rFonts w:cstheme="minorHAnsi"/>
                <w:bCs/>
                <w:sz w:val="20"/>
                <w:szCs w:val="20"/>
                <w:lang w:val="en-TR"/>
              </w:rPr>
            </w:pPr>
            <w:r w:rsidRPr="00EA4E78">
              <w:rPr>
                <w:rFonts w:cstheme="minorHAnsi"/>
                <w:bCs/>
                <w:sz w:val="20"/>
                <w:szCs w:val="20"/>
                <w:lang w:val="en-TR"/>
              </w:rPr>
              <w:t xml:space="preserve">İkinci katmanda ise </w:t>
            </w:r>
            <w:r w:rsidRPr="00EA4E78">
              <w:rPr>
                <w:rFonts w:cstheme="minorHAnsi"/>
                <w:b/>
                <w:bCs/>
                <w:sz w:val="20"/>
                <w:szCs w:val="20"/>
                <w:lang w:val="en-TR"/>
              </w:rPr>
              <w:t>servis sağlık ve risk analizi</w:t>
            </w:r>
            <w:r w:rsidRPr="00EA4E78">
              <w:rPr>
                <w:rFonts w:cstheme="minorHAnsi"/>
                <w:bCs/>
                <w:sz w:val="20"/>
                <w:szCs w:val="20"/>
                <w:lang w:val="en-TR"/>
              </w:rPr>
              <w:t xml:space="preserve"> gerçekleştirilecektir. Bu aşamada log kayıtları ön işleme adımlarından geçirilerek hata türlerine göre sınıflandırılacak ve belirli zaman aralıklarında sayısallaştırılacaktır. Loglardan elde edilen bu göstergeler metrik verileri ile aynı zaman ekseninde birleştirilerek ortak bir veri seti oluşturulacaktır. Daha sonra makine öğrenmesi tabanlı sınıflandırma veya regresyon modelleri kullanılarak sistemin belirli zaman aralıklarında riskli bir duruma girip girmeyeceği tahmin edilecektir.</w:t>
            </w:r>
          </w:p>
          <w:p w14:paraId="2ABE7EB2" w14:textId="77777777" w:rsidR="00EA4E78" w:rsidRPr="00EA4E78" w:rsidRDefault="00EA4E78" w:rsidP="00EA4E78">
            <w:pPr>
              <w:jc w:val="both"/>
              <w:rPr>
                <w:rFonts w:cstheme="minorHAnsi"/>
                <w:bCs/>
                <w:sz w:val="20"/>
                <w:szCs w:val="20"/>
                <w:lang w:val="en-TR"/>
              </w:rPr>
            </w:pPr>
            <w:r w:rsidRPr="00EA4E78">
              <w:rPr>
                <w:rFonts w:cstheme="minorHAnsi"/>
                <w:bCs/>
                <w:sz w:val="20"/>
                <w:szCs w:val="20"/>
                <w:lang w:val="en-TR"/>
              </w:rPr>
              <w:t xml:space="preserve">Çalışmanın önemli bir bileşeni de </w:t>
            </w:r>
            <w:r w:rsidRPr="00EA4E78">
              <w:rPr>
                <w:rFonts w:cstheme="minorHAnsi"/>
                <w:b/>
                <w:bCs/>
                <w:sz w:val="20"/>
                <w:szCs w:val="20"/>
                <w:lang w:val="en-TR"/>
              </w:rPr>
              <w:t>açıklanabilir yapay zekâ (Explainable AI)</w:t>
            </w:r>
            <w:r w:rsidRPr="00EA4E78">
              <w:rPr>
                <w:rFonts w:cstheme="minorHAnsi"/>
                <w:bCs/>
                <w:sz w:val="20"/>
                <w:szCs w:val="20"/>
                <w:lang w:val="en-TR"/>
              </w:rPr>
              <w:t xml:space="preserve"> yaklaşımıdır. Model tarafından üretilen tahmin sonuçlarının hangi metrik veya log özelliklerinden etkilendiğini ortaya koymak amacıyla SHAP gibi açıklanabilirlik tekniklerinden yararlanılması planlanmaktadır. Böylece model yalnızca tahmin üretmekle kalmayacak, aynı zamanda sistem yöneticilerine bu tahminin neden oluştuğunu da açıklayabilecektir.</w:t>
            </w:r>
          </w:p>
          <w:p w14:paraId="0F7EF09B" w14:textId="2DD18E89" w:rsidR="005A02A2" w:rsidRPr="002A3788" w:rsidRDefault="00EA4E78" w:rsidP="00EA4E78">
            <w:pPr>
              <w:jc w:val="both"/>
              <w:rPr>
                <w:rFonts w:cstheme="minorHAnsi"/>
                <w:bCs/>
                <w:sz w:val="20"/>
                <w:szCs w:val="20"/>
                <w:lang w:val="en-TR"/>
              </w:rPr>
            </w:pPr>
            <w:r w:rsidRPr="00EA4E78">
              <w:rPr>
                <w:rFonts w:cstheme="minorHAnsi"/>
                <w:bCs/>
                <w:sz w:val="20"/>
                <w:szCs w:val="20"/>
                <w:lang w:val="en-TR"/>
              </w:rPr>
              <w:t>Araştırma kapsamında kullanılacak yazılım araçları ve veri işleme ortamı büyük ölçüde açık kaynak teknolojilere dayanmaktadır. Python programlama dili, veri analizi ve makine öğrenmesi kütüphaneleri, Prometheus tabanlı izleme sistemleri ve OpenSearch log analizi altyapısı bu çalışma için gerekli teknik altyapıyı sağlamaktadır. Bu araçlar sayesinde hem deneysel analizler gerçekleştirilebilecek hem de geliştirilen yöntem gerçek bulut ortamlarında uygulanabilir şekilde değerlendirilebilecektir.</w:t>
            </w:r>
          </w:p>
          <w:p w14:paraId="6D358409" w14:textId="39173306" w:rsidR="005A02A2" w:rsidRDefault="005A02A2" w:rsidP="00EA4E78">
            <w:pPr>
              <w:jc w:val="both"/>
              <w:rPr>
                <w:rFonts w:cstheme="minorHAnsi"/>
                <w:bCs/>
                <w:sz w:val="20"/>
                <w:szCs w:val="20"/>
              </w:rPr>
            </w:pPr>
          </w:p>
          <w:p w14:paraId="3AD1DA12" w14:textId="6161B117" w:rsidR="00B2291C" w:rsidRPr="00B2291C" w:rsidRDefault="00B2291C" w:rsidP="00B2291C">
            <w:pPr>
              <w:jc w:val="both"/>
              <w:rPr>
                <w:rFonts w:cstheme="minorHAnsi"/>
                <w:b/>
                <w:bCs/>
                <w:sz w:val="20"/>
                <w:szCs w:val="20"/>
                <w:lang w:val="en-TR"/>
              </w:rPr>
            </w:pPr>
            <w:r w:rsidRPr="00B2291C">
              <w:rPr>
                <w:rFonts w:cstheme="minorHAnsi"/>
                <w:b/>
                <w:bCs/>
                <w:sz w:val="20"/>
                <w:szCs w:val="20"/>
                <w:lang w:val="en-TR"/>
              </w:rPr>
              <w:t>Kaynaklar</w:t>
            </w:r>
          </w:p>
          <w:p w14:paraId="1FA7AC8C" w14:textId="77777777" w:rsidR="00B2291C" w:rsidRPr="00B2291C" w:rsidRDefault="00B2291C" w:rsidP="00B2291C">
            <w:pPr>
              <w:jc w:val="both"/>
              <w:rPr>
                <w:rFonts w:cstheme="minorHAnsi"/>
                <w:bCs/>
                <w:sz w:val="20"/>
                <w:szCs w:val="20"/>
                <w:lang w:val="en-TR"/>
              </w:rPr>
            </w:pPr>
            <w:r w:rsidRPr="00B2291C">
              <w:rPr>
                <w:rFonts w:cstheme="minorHAnsi"/>
                <w:bCs/>
                <w:sz w:val="20"/>
                <w:szCs w:val="20"/>
                <w:lang w:val="en-TR"/>
              </w:rPr>
              <w:t xml:space="preserve">[1] R. J. Hyndman and G. Athanasopoulos, </w:t>
            </w:r>
            <w:r w:rsidRPr="00B2291C">
              <w:rPr>
                <w:rFonts w:cstheme="minorHAnsi"/>
                <w:bCs/>
                <w:i/>
                <w:iCs/>
                <w:sz w:val="20"/>
                <w:szCs w:val="20"/>
                <w:lang w:val="en-TR"/>
              </w:rPr>
              <w:t>Forecasting: Principles and Practice</w:t>
            </w:r>
            <w:r w:rsidRPr="00B2291C">
              <w:rPr>
                <w:rFonts w:cstheme="minorHAnsi"/>
                <w:bCs/>
                <w:sz w:val="20"/>
                <w:szCs w:val="20"/>
                <w:lang w:val="en-TR"/>
              </w:rPr>
              <w:t>, 3rd ed., Melbourne, Australia: OTexts, 2021.</w:t>
            </w:r>
          </w:p>
          <w:p w14:paraId="7E933FB0" w14:textId="77777777" w:rsidR="00B2291C" w:rsidRPr="00B2291C" w:rsidRDefault="00B2291C" w:rsidP="00B2291C">
            <w:pPr>
              <w:jc w:val="both"/>
              <w:rPr>
                <w:rFonts w:cstheme="minorHAnsi"/>
                <w:bCs/>
                <w:sz w:val="20"/>
                <w:szCs w:val="20"/>
                <w:lang w:val="en-TR"/>
              </w:rPr>
            </w:pPr>
            <w:r w:rsidRPr="00B2291C">
              <w:rPr>
                <w:rFonts w:cstheme="minorHAnsi"/>
                <w:bCs/>
                <w:sz w:val="20"/>
                <w:szCs w:val="20"/>
                <w:lang w:val="en-TR"/>
              </w:rPr>
              <w:t xml:space="preserve">[2] S. Du, Y. Li, X. Wang and V. Srikumar, “DeepLog: Anomaly Detection and Diagnosis from System Logs through Deep Learning,” in </w:t>
            </w:r>
            <w:r w:rsidRPr="00B2291C">
              <w:rPr>
                <w:rFonts w:cstheme="minorHAnsi"/>
                <w:bCs/>
                <w:i/>
                <w:iCs/>
                <w:sz w:val="20"/>
                <w:szCs w:val="20"/>
                <w:lang w:val="en-TR"/>
              </w:rPr>
              <w:t>Proc. ACM CCS</w:t>
            </w:r>
            <w:r w:rsidRPr="00B2291C">
              <w:rPr>
                <w:rFonts w:cstheme="minorHAnsi"/>
                <w:bCs/>
                <w:sz w:val="20"/>
                <w:szCs w:val="20"/>
                <w:lang w:val="en-TR"/>
              </w:rPr>
              <w:t>, 2017.</w:t>
            </w:r>
          </w:p>
          <w:p w14:paraId="71FF320E" w14:textId="77777777" w:rsidR="00B2291C" w:rsidRPr="00B2291C" w:rsidRDefault="00B2291C" w:rsidP="00B2291C">
            <w:pPr>
              <w:jc w:val="both"/>
              <w:rPr>
                <w:rFonts w:cstheme="minorHAnsi"/>
                <w:bCs/>
                <w:sz w:val="20"/>
                <w:szCs w:val="20"/>
                <w:lang w:val="en-TR"/>
              </w:rPr>
            </w:pPr>
            <w:r w:rsidRPr="00B2291C">
              <w:rPr>
                <w:rFonts w:cstheme="minorHAnsi"/>
                <w:bCs/>
                <w:sz w:val="20"/>
                <w:szCs w:val="20"/>
                <w:lang w:val="en-TR"/>
              </w:rPr>
              <w:t xml:space="preserve">[3] S. M. Lundberg and S. Lee, “A Unified Approach to Interpreting Model Predictions,” in </w:t>
            </w:r>
            <w:r w:rsidRPr="00B2291C">
              <w:rPr>
                <w:rFonts w:cstheme="minorHAnsi"/>
                <w:bCs/>
                <w:i/>
                <w:iCs/>
                <w:sz w:val="20"/>
                <w:szCs w:val="20"/>
                <w:lang w:val="en-TR"/>
              </w:rPr>
              <w:t>Advances in Neural Information Processing Systems (NeurIPS)</w:t>
            </w:r>
            <w:r w:rsidRPr="00B2291C">
              <w:rPr>
                <w:rFonts w:cstheme="minorHAnsi"/>
                <w:bCs/>
                <w:sz w:val="20"/>
                <w:szCs w:val="20"/>
                <w:lang w:val="en-TR"/>
              </w:rPr>
              <w:t>, 2017.</w:t>
            </w:r>
          </w:p>
          <w:p w14:paraId="66302B4F" w14:textId="77777777" w:rsidR="00B2291C" w:rsidRPr="00B2291C" w:rsidRDefault="00B2291C" w:rsidP="00B2291C">
            <w:pPr>
              <w:jc w:val="both"/>
              <w:rPr>
                <w:rFonts w:cstheme="minorHAnsi"/>
                <w:bCs/>
                <w:sz w:val="20"/>
                <w:szCs w:val="20"/>
                <w:lang w:val="en-TR"/>
              </w:rPr>
            </w:pPr>
            <w:r w:rsidRPr="00B2291C">
              <w:rPr>
                <w:rFonts w:cstheme="minorHAnsi"/>
                <w:bCs/>
                <w:sz w:val="20"/>
                <w:szCs w:val="20"/>
                <w:lang w:val="en-TR"/>
              </w:rPr>
              <w:t xml:space="preserve">[4] B. Sigelman et al., “Monitoring Distributed Systems with Prometheus,” </w:t>
            </w:r>
            <w:r w:rsidRPr="00B2291C">
              <w:rPr>
                <w:rFonts w:cstheme="minorHAnsi"/>
                <w:bCs/>
                <w:i/>
                <w:iCs/>
                <w:sz w:val="20"/>
                <w:szCs w:val="20"/>
                <w:lang w:val="en-TR"/>
              </w:rPr>
              <w:t>IEEE Software</w:t>
            </w:r>
            <w:r w:rsidRPr="00B2291C">
              <w:rPr>
                <w:rFonts w:cstheme="minorHAnsi"/>
                <w:bCs/>
                <w:sz w:val="20"/>
                <w:szCs w:val="20"/>
                <w:lang w:val="en-TR"/>
              </w:rPr>
              <w:t>, vol. 36, no. 2, pp. 36–43, 2019.</w:t>
            </w:r>
          </w:p>
          <w:p w14:paraId="6DE312E2" w14:textId="031B5D23" w:rsidR="005A02A2" w:rsidRPr="00B2291C" w:rsidRDefault="00B2291C" w:rsidP="00EA4E78">
            <w:pPr>
              <w:jc w:val="both"/>
              <w:rPr>
                <w:rFonts w:cstheme="minorHAnsi"/>
                <w:bCs/>
                <w:sz w:val="20"/>
                <w:szCs w:val="20"/>
                <w:lang w:val="en-TR"/>
              </w:rPr>
            </w:pPr>
            <w:r w:rsidRPr="00B2291C">
              <w:rPr>
                <w:rFonts w:cstheme="minorHAnsi"/>
                <w:bCs/>
                <w:sz w:val="20"/>
                <w:szCs w:val="20"/>
                <w:lang w:val="en-TR"/>
              </w:rPr>
              <w:t xml:space="preserve">[5] OpenStack Foundation, </w:t>
            </w:r>
            <w:r w:rsidRPr="00B2291C">
              <w:rPr>
                <w:rFonts w:cstheme="minorHAnsi"/>
                <w:bCs/>
                <w:i/>
                <w:iCs/>
                <w:sz w:val="20"/>
                <w:szCs w:val="20"/>
                <w:lang w:val="en-TR"/>
              </w:rPr>
              <w:t>OpenStack Operations Guide</w:t>
            </w:r>
            <w:r w:rsidRPr="00B2291C">
              <w:rPr>
                <w:rFonts w:cstheme="minorHAnsi"/>
                <w:bCs/>
                <w:sz w:val="20"/>
                <w:szCs w:val="20"/>
                <w:lang w:val="en-TR"/>
              </w:rPr>
              <w:t>, OpenStack Documentation, 2023.</w:t>
            </w:r>
          </w:p>
        </w:tc>
      </w:tr>
    </w:tbl>
    <w:p w14:paraId="13C1706E" w14:textId="77777777" w:rsidR="005A02A2" w:rsidRDefault="005A02A2" w:rsidP="00FD03B7">
      <w:pPr>
        <w:spacing w:after="0" w:line="240" w:lineRule="auto"/>
        <w:rPr>
          <w:rFonts w:ascii="Arial" w:hAnsi="Arial" w:cs="Arial"/>
          <w:sz w:val="18"/>
          <w:szCs w:val="18"/>
        </w:rPr>
      </w:pPr>
    </w:p>
    <w:p w14:paraId="512B2779" w14:textId="77777777" w:rsidR="00736B7D" w:rsidRPr="009D464D" w:rsidRDefault="00736B7D" w:rsidP="00736B7D">
      <w:pPr>
        <w:pBdr>
          <w:bottom w:val="single" w:sz="12" w:space="1" w:color="auto"/>
        </w:pBdr>
        <w:shd w:val="clear" w:color="auto" w:fill="F2F2F2" w:themeFill="background1" w:themeFillShade="F2"/>
        <w:spacing w:after="0" w:line="240" w:lineRule="auto"/>
        <w:rPr>
          <w:rFonts w:cstheme="minorHAnsi"/>
          <w:b/>
          <w:szCs w:val="20"/>
          <w:lang w:val="tr-TR"/>
        </w:rPr>
      </w:pPr>
      <w:bookmarkStart w:id="1" w:name="_Hlk147047685"/>
      <w:r w:rsidRPr="009D464D">
        <w:rPr>
          <w:rFonts w:cstheme="minorHAnsi"/>
          <w:b/>
          <w:szCs w:val="20"/>
          <w:lang w:val="tr-TR"/>
        </w:rPr>
        <w:t>DANIŞMAN ONAYI</w:t>
      </w:r>
    </w:p>
    <w:p w14:paraId="7F961B07" w14:textId="77777777" w:rsidR="00736B7D" w:rsidRPr="009D464D" w:rsidRDefault="00736B7D" w:rsidP="00736B7D">
      <w:pPr>
        <w:spacing w:after="0" w:line="240" w:lineRule="auto"/>
        <w:rPr>
          <w:rFonts w:cstheme="minorHAnsi"/>
          <w:sz w:val="16"/>
          <w:szCs w:val="16"/>
          <w:lang w:val="tr-TR"/>
        </w:rPr>
      </w:pPr>
    </w:p>
    <w:tbl>
      <w:tblPr>
        <w:tblStyle w:val="TableGrid"/>
        <w:tblW w:w="10354" w:type="dxa"/>
        <w:jc w:val="right"/>
        <w:tblBorders>
          <w:insideH w:val="none" w:sz="0" w:space="0" w:color="auto"/>
          <w:insideV w:val="none" w:sz="0" w:space="0" w:color="auto"/>
        </w:tblBorders>
        <w:tblCellMar>
          <w:left w:w="57" w:type="dxa"/>
          <w:right w:w="57" w:type="dxa"/>
        </w:tblCellMar>
        <w:tblLook w:val="04A0" w:firstRow="1" w:lastRow="0" w:firstColumn="1" w:lastColumn="0" w:noHBand="0" w:noVBand="1"/>
      </w:tblPr>
      <w:tblGrid>
        <w:gridCol w:w="7519"/>
        <w:gridCol w:w="2835"/>
      </w:tblGrid>
      <w:tr w:rsidR="00736B7D" w:rsidRPr="009D464D" w14:paraId="26C50D9F" w14:textId="77777777" w:rsidTr="00D95F6F">
        <w:trPr>
          <w:trHeight w:val="397"/>
          <w:jc w:val="right"/>
        </w:trPr>
        <w:tc>
          <w:tcPr>
            <w:tcW w:w="7519" w:type="dxa"/>
            <w:tcBorders>
              <w:top w:val="single" w:sz="4" w:space="0" w:color="auto"/>
              <w:left w:val="single" w:sz="4" w:space="0" w:color="auto"/>
              <w:bottom w:val="single" w:sz="4" w:space="0" w:color="auto"/>
              <w:right w:val="single" w:sz="4" w:space="0" w:color="auto"/>
            </w:tcBorders>
            <w:vAlign w:val="center"/>
          </w:tcPr>
          <w:p w14:paraId="3C97E616" w14:textId="77777777" w:rsidR="00736B7D" w:rsidRPr="009D464D" w:rsidRDefault="00736B7D" w:rsidP="00105AB9">
            <w:pPr>
              <w:rPr>
                <w:rFonts w:cstheme="minorHAnsi"/>
                <w:b/>
                <w:sz w:val="20"/>
                <w:szCs w:val="20"/>
                <w:lang w:val="tr-TR"/>
              </w:rPr>
            </w:pPr>
            <w:r w:rsidRPr="009D464D">
              <w:rPr>
                <w:rFonts w:cstheme="minorHAnsi"/>
                <w:b/>
                <w:sz w:val="20"/>
                <w:szCs w:val="20"/>
                <w:lang w:val="tr-TR"/>
              </w:rPr>
              <w:t>Unvanı, Adı, Soyadı</w:t>
            </w:r>
          </w:p>
        </w:tc>
        <w:tc>
          <w:tcPr>
            <w:tcW w:w="2835" w:type="dxa"/>
            <w:tcBorders>
              <w:top w:val="single" w:sz="4" w:space="0" w:color="auto"/>
              <w:left w:val="single" w:sz="4" w:space="0" w:color="auto"/>
              <w:bottom w:val="single" w:sz="4" w:space="0" w:color="auto"/>
              <w:right w:val="single" w:sz="4" w:space="0" w:color="auto"/>
            </w:tcBorders>
            <w:vAlign w:val="center"/>
          </w:tcPr>
          <w:p w14:paraId="2A62AE4A" w14:textId="77777777" w:rsidR="00736B7D" w:rsidRPr="009D464D" w:rsidRDefault="00736B7D" w:rsidP="00105AB9">
            <w:pPr>
              <w:jc w:val="center"/>
              <w:rPr>
                <w:rFonts w:cstheme="minorHAnsi"/>
                <w:b/>
                <w:sz w:val="20"/>
                <w:szCs w:val="20"/>
                <w:lang w:val="tr-TR"/>
              </w:rPr>
            </w:pPr>
            <w:r w:rsidRPr="009D464D">
              <w:rPr>
                <w:rFonts w:cstheme="minorHAnsi"/>
                <w:b/>
                <w:sz w:val="20"/>
                <w:szCs w:val="20"/>
                <w:lang w:val="tr-TR"/>
              </w:rPr>
              <w:t>Tarih</w:t>
            </w:r>
          </w:p>
        </w:tc>
      </w:tr>
      <w:tr w:rsidR="00736B7D" w:rsidRPr="009D464D" w14:paraId="63E5916F" w14:textId="77777777" w:rsidTr="00D95F6F">
        <w:trPr>
          <w:trHeight w:val="680"/>
          <w:jc w:val="right"/>
        </w:trPr>
        <w:tc>
          <w:tcPr>
            <w:tcW w:w="7519" w:type="dxa"/>
            <w:tcBorders>
              <w:top w:val="single" w:sz="4" w:space="0" w:color="auto"/>
              <w:left w:val="single" w:sz="4" w:space="0" w:color="auto"/>
              <w:bottom w:val="single" w:sz="4" w:space="0" w:color="auto"/>
              <w:right w:val="single" w:sz="4" w:space="0" w:color="auto"/>
            </w:tcBorders>
            <w:vAlign w:val="center"/>
          </w:tcPr>
          <w:p w14:paraId="70A86433" w14:textId="41CF08EF" w:rsidR="00736B7D" w:rsidRPr="009D464D" w:rsidRDefault="0046052E" w:rsidP="00105AB9">
            <w:pPr>
              <w:rPr>
                <w:rFonts w:cstheme="minorHAnsi"/>
                <w:b/>
                <w:sz w:val="20"/>
                <w:szCs w:val="20"/>
                <w:lang w:val="tr-TR"/>
              </w:rPr>
            </w:pPr>
            <w:proofErr w:type="spellStart"/>
            <w:r w:rsidRPr="0046052E">
              <w:rPr>
                <w:rFonts w:cstheme="minorHAnsi"/>
                <w:b/>
                <w:sz w:val="20"/>
                <w:szCs w:val="20"/>
              </w:rPr>
              <w:t>Doç</w:t>
            </w:r>
            <w:proofErr w:type="spellEnd"/>
            <w:r w:rsidRPr="0046052E">
              <w:rPr>
                <w:rFonts w:cstheme="minorHAnsi"/>
                <w:b/>
                <w:sz w:val="20"/>
                <w:szCs w:val="20"/>
              </w:rPr>
              <w:t>. Dr. Hakan GÜNDÜZ</w:t>
            </w:r>
          </w:p>
        </w:tc>
        <w:tc>
          <w:tcPr>
            <w:tcW w:w="2835" w:type="dxa"/>
            <w:tcBorders>
              <w:top w:val="single" w:sz="4" w:space="0" w:color="auto"/>
              <w:left w:val="single" w:sz="4" w:space="0" w:color="auto"/>
              <w:bottom w:val="single" w:sz="4" w:space="0" w:color="auto"/>
              <w:right w:val="single" w:sz="4" w:space="0" w:color="auto"/>
            </w:tcBorders>
            <w:vAlign w:val="center"/>
          </w:tcPr>
          <w:p w14:paraId="0718F7C2" w14:textId="77777777" w:rsidR="00736B7D" w:rsidRPr="009D464D" w:rsidRDefault="00736B7D" w:rsidP="00105AB9">
            <w:pPr>
              <w:jc w:val="center"/>
              <w:rPr>
                <w:rFonts w:cstheme="minorHAnsi"/>
                <w:sz w:val="20"/>
                <w:szCs w:val="20"/>
                <w:lang w:val="tr-TR"/>
              </w:rPr>
            </w:pPr>
            <w:r w:rsidRPr="009D464D">
              <w:rPr>
                <w:rFonts w:cstheme="minorHAnsi"/>
                <w:sz w:val="20"/>
                <w:szCs w:val="20"/>
                <w:lang w:val="tr-TR"/>
              </w:rPr>
              <w:t>… / … / 20…</w:t>
            </w:r>
          </w:p>
        </w:tc>
      </w:tr>
    </w:tbl>
    <w:p w14:paraId="790945DC" w14:textId="77777777" w:rsidR="00736B7D" w:rsidRPr="0013359D" w:rsidRDefault="00736B7D" w:rsidP="00736B7D">
      <w:pPr>
        <w:spacing w:after="0" w:line="240" w:lineRule="auto"/>
        <w:rPr>
          <w:rFonts w:ascii="Arial" w:hAnsi="Arial" w:cs="Arial"/>
          <w:sz w:val="16"/>
          <w:szCs w:val="16"/>
          <w:lang w:val="tr-TR"/>
        </w:rPr>
      </w:pPr>
    </w:p>
    <w:p w14:paraId="73C9F065" w14:textId="77777777" w:rsidR="00736B7D" w:rsidRPr="0013359D" w:rsidRDefault="00736B7D" w:rsidP="00736B7D">
      <w:pPr>
        <w:pBdr>
          <w:bottom w:val="single" w:sz="12" w:space="1" w:color="auto"/>
        </w:pBdr>
        <w:shd w:val="clear" w:color="auto" w:fill="F2F2F2" w:themeFill="background1" w:themeFillShade="F2"/>
        <w:spacing w:after="0" w:line="240" w:lineRule="auto"/>
        <w:rPr>
          <w:rFonts w:cstheme="minorHAnsi"/>
          <w:b/>
          <w:szCs w:val="20"/>
          <w:lang w:val="tr-TR"/>
        </w:rPr>
      </w:pPr>
      <w:r w:rsidRPr="0013359D">
        <w:rPr>
          <w:rFonts w:cstheme="minorHAnsi"/>
          <w:b/>
          <w:szCs w:val="20"/>
          <w:lang w:val="tr-TR"/>
        </w:rPr>
        <w:t xml:space="preserve">ANABİLİM DALI </w:t>
      </w:r>
      <w:r>
        <w:rPr>
          <w:rFonts w:cstheme="minorHAnsi"/>
          <w:b/>
          <w:szCs w:val="20"/>
          <w:lang w:val="tr-TR"/>
        </w:rPr>
        <w:t>BAŞKANI</w:t>
      </w:r>
      <w:r w:rsidRPr="0013359D">
        <w:rPr>
          <w:rFonts w:cstheme="minorHAnsi"/>
          <w:b/>
          <w:szCs w:val="20"/>
          <w:lang w:val="tr-TR"/>
        </w:rPr>
        <w:t xml:space="preserve"> ONAYI</w:t>
      </w:r>
      <w:r>
        <w:rPr>
          <w:rFonts w:cstheme="minorHAnsi"/>
          <w:b/>
          <w:szCs w:val="20"/>
          <w:lang w:val="tr-TR"/>
        </w:rPr>
        <w:t xml:space="preserve"> (</w:t>
      </w:r>
      <w:proofErr w:type="spellStart"/>
      <w:r>
        <w:rPr>
          <w:color w:val="FF0000"/>
        </w:rPr>
        <w:t>Kurul</w:t>
      </w:r>
      <w:proofErr w:type="spellEnd"/>
      <w:r>
        <w:rPr>
          <w:color w:val="FF0000"/>
        </w:rPr>
        <w:t xml:space="preserve"> </w:t>
      </w:r>
      <w:proofErr w:type="spellStart"/>
      <w:r>
        <w:rPr>
          <w:color w:val="FF0000"/>
        </w:rPr>
        <w:t>Toplantısı</w:t>
      </w:r>
      <w:proofErr w:type="spellEnd"/>
      <w:r>
        <w:rPr>
          <w:color w:val="FF0000"/>
        </w:rPr>
        <w:t xml:space="preserve"> </w:t>
      </w:r>
      <w:proofErr w:type="spellStart"/>
      <w:r>
        <w:rPr>
          <w:color w:val="FF0000"/>
        </w:rPr>
        <w:t>yapıldıktan</w:t>
      </w:r>
      <w:proofErr w:type="spellEnd"/>
      <w:r>
        <w:rPr>
          <w:color w:val="FF0000"/>
        </w:rPr>
        <w:t xml:space="preserve"> </w:t>
      </w:r>
      <w:proofErr w:type="spellStart"/>
      <w:r>
        <w:rPr>
          <w:color w:val="FF0000"/>
        </w:rPr>
        <w:t>sonra</w:t>
      </w:r>
      <w:proofErr w:type="spellEnd"/>
      <w:r>
        <w:rPr>
          <w:color w:val="FF0000"/>
        </w:rPr>
        <w:t xml:space="preserve"> ABD </w:t>
      </w:r>
      <w:proofErr w:type="spellStart"/>
      <w:r>
        <w:rPr>
          <w:color w:val="FF0000"/>
        </w:rPr>
        <w:t>Başkanı</w:t>
      </w:r>
      <w:proofErr w:type="spellEnd"/>
      <w:r>
        <w:rPr>
          <w:color w:val="FF0000"/>
        </w:rPr>
        <w:t xml:space="preserve"> </w:t>
      </w:r>
      <w:proofErr w:type="spellStart"/>
      <w:r>
        <w:rPr>
          <w:color w:val="FF0000"/>
        </w:rPr>
        <w:t>tarafından</w:t>
      </w:r>
      <w:proofErr w:type="spellEnd"/>
      <w:r>
        <w:rPr>
          <w:color w:val="FF0000"/>
        </w:rPr>
        <w:t xml:space="preserve"> </w:t>
      </w:r>
      <w:proofErr w:type="spellStart"/>
      <w:r>
        <w:rPr>
          <w:color w:val="FF0000"/>
        </w:rPr>
        <w:t>doldurulup</w:t>
      </w:r>
      <w:proofErr w:type="spellEnd"/>
      <w:r>
        <w:rPr>
          <w:color w:val="FF0000"/>
        </w:rPr>
        <w:t xml:space="preserve"> Teams </w:t>
      </w:r>
      <w:proofErr w:type="spellStart"/>
      <w:r>
        <w:rPr>
          <w:color w:val="FF0000"/>
        </w:rPr>
        <w:t>üzerinden</w:t>
      </w:r>
      <w:proofErr w:type="spellEnd"/>
      <w:r>
        <w:rPr>
          <w:color w:val="FF0000"/>
        </w:rPr>
        <w:t xml:space="preserve"> </w:t>
      </w:r>
      <w:proofErr w:type="spellStart"/>
      <w:r>
        <w:rPr>
          <w:color w:val="FF0000"/>
        </w:rPr>
        <w:t>onay</w:t>
      </w:r>
      <w:proofErr w:type="spellEnd"/>
      <w:r>
        <w:rPr>
          <w:color w:val="FF0000"/>
        </w:rPr>
        <w:t xml:space="preserve"> </w:t>
      </w:r>
      <w:proofErr w:type="spellStart"/>
      <w:r>
        <w:rPr>
          <w:color w:val="FF0000"/>
        </w:rPr>
        <w:t>verilecektir</w:t>
      </w:r>
      <w:proofErr w:type="spellEnd"/>
      <w:r>
        <w:rPr>
          <w:color w:val="FF0000"/>
        </w:rPr>
        <w:t>)</w:t>
      </w:r>
    </w:p>
    <w:p w14:paraId="25184D0D" w14:textId="77777777" w:rsidR="00736B7D" w:rsidRPr="0013359D" w:rsidRDefault="00736B7D" w:rsidP="00736B7D">
      <w:pPr>
        <w:spacing w:after="0" w:line="240" w:lineRule="auto"/>
        <w:rPr>
          <w:rFonts w:cstheme="minorHAnsi"/>
          <w:sz w:val="16"/>
          <w:szCs w:val="16"/>
          <w:lang w:val="tr-TR"/>
        </w:rPr>
      </w:pPr>
    </w:p>
    <w:tbl>
      <w:tblPr>
        <w:tblStyle w:val="TableGrid"/>
        <w:tblW w:w="10392" w:type="dxa"/>
        <w:jc w:val="right"/>
        <w:tblBorders>
          <w:insideH w:val="none" w:sz="0" w:space="0" w:color="auto"/>
          <w:insideV w:val="none" w:sz="0" w:space="0" w:color="auto"/>
        </w:tblBorders>
        <w:tblCellMar>
          <w:left w:w="57" w:type="dxa"/>
          <w:right w:w="57" w:type="dxa"/>
        </w:tblCellMar>
        <w:tblLook w:val="04A0" w:firstRow="1" w:lastRow="0" w:firstColumn="1" w:lastColumn="0" w:noHBand="0" w:noVBand="1"/>
      </w:tblPr>
      <w:tblGrid>
        <w:gridCol w:w="5108"/>
        <w:gridCol w:w="2416"/>
        <w:gridCol w:w="2868"/>
      </w:tblGrid>
      <w:tr w:rsidR="00736B7D" w:rsidRPr="0013359D" w14:paraId="77F4D013" w14:textId="77777777" w:rsidTr="00D95F6F">
        <w:trPr>
          <w:trHeight w:val="397"/>
          <w:jc w:val="right"/>
        </w:trPr>
        <w:tc>
          <w:tcPr>
            <w:tcW w:w="5108" w:type="dxa"/>
            <w:tcBorders>
              <w:top w:val="single" w:sz="4" w:space="0" w:color="auto"/>
              <w:left w:val="single" w:sz="4" w:space="0" w:color="auto"/>
              <w:bottom w:val="single" w:sz="4" w:space="0" w:color="auto"/>
              <w:right w:val="single" w:sz="4" w:space="0" w:color="auto"/>
            </w:tcBorders>
            <w:vAlign w:val="center"/>
          </w:tcPr>
          <w:p w14:paraId="3050B707" w14:textId="77777777" w:rsidR="00736B7D" w:rsidRPr="0013359D" w:rsidRDefault="00736B7D" w:rsidP="00105AB9">
            <w:pPr>
              <w:rPr>
                <w:rFonts w:cstheme="minorHAnsi"/>
                <w:b/>
                <w:sz w:val="20"/>
                <w:szCs w:val="20"/>
                <w:lang w:val="tr-TR"/>
              </w:rPr>
            </w:pPr>
            <w:r>
              <w:rPr>
                <w:rFonts w:cstheme="minorHAnsi"/>
                <w:b/>
                <w:sz w:val="20"/>
                <w:szCs w:val="20"/>
                <w:lang w:val="tr-TR"/>
              </w:rPr>
              <w:t xml:space="preserve">ABD Başkanı </w:t>
            </w:r>
            <w:r w:rsidRPr="0013359D">
              <w:rPr>
                <w:rFonts w:cstheme="minorHAnsi"/>
                <w:b/>
                <w:sz w:val="20"/>
                <w:szCs w:val="20"/>
                <w:lang w:val="tr-TR"/>
              </w:rPr>
              <w:t>Unvanı, Adı, Soyadı</w:t>
            </w:r>
          </w:p>
        </w:tc>
        <w:tc>
          <w:tcPr>
            <w:tcW w:w="2416" w:type="dxa"/>
            <w:tcBorders>
              <w:top w:val="single" w:sz="4" w:space="0" w:color="auto"/>
              <w:left w:val="single" w:sz="4" w:space="0" w:color="auto"/>
              <w:bottom w:val="single" w:sz="4" w:space="0" w:color="auto"/>
              <w:right w:val="single" w:sz="4" w:space="0" w:color="auto"/>
            </w:tcBorders>
            <w:vAlign w:val="center"/>
          </w:tcPr>
          <w:p w14:paraId="238A5013" w14:textId="77777777" w:rsidR="00736B7D" w:rsidRPr="00913B2E" w:rsidRDefault="00736B7D" w:rsidP="00105AB9">
            <w:pPr>
              <w:jc w:val="center"/>
              <w:rPr>
                <w:rFonts w:cstheme="minorHAnsi"/>
                <w:b/>
                <w:color w:val="000000" w:themeColor="text1"/>
                <w:sz w:val="20"/>
                <w:szCs w:val="20"/>
                <w:lang w:val="tr-TR"/>
              </w:rPr>
            </w:pPr>
            <w:r w:rsidRPr="00913B2E">
              <w:rPr>
                <w:b/>
                <w:color w:val="000000" w:themeColor="text1"/>
                <w:sz w:val="20"/>
                <w:szCs w:val="20"/>
              </w:rPr>
              <w:t xml:space="preserve">ABD </w:t>
            </w:r>
            <w:proofErr w:type="spellStart"/>
            <w:r w:rsidRPr="00913B2E">
              <w:rPr>
                <w:b/>
                <w:color w:val="000000" w:themeColor="text1"/>
                <w:sz w:val="20"/>
                <w:szCs w:val="20"/>
              </w:rPr>
              <w:t>Kararı</w:t>
            </w:r>
            <w:proofErr w:type="spellEnd"/>
            <w:r w:rsidRPr="00913B2E">
              <w:rPr>
                <w:b/>
                <w:color w:val="000000" w:themeColor="text1"/>
                <w:sz w:val="20"/>
                <w:szCs w:val="20"/>
              </w:rPr>
              <w:t xml:space="preserve"> </w:t>
            </w:r>
            <w:proofErr w:type="spellStart"/>
            <w:r w:rsidRPr="00913B2E">
              <w:rPr>
                <w:b/>
                <w:color w:val="000000" w:themeColor="text1"/>
                <w:sz w:val="20"/>
                <w:szCs w:val="20"/>
              </w:rPr>
              <w:t>Tarihi</w:t>
            </w:r>
            <w:proofErr w:type="spellEnd"/>
          </w:p>
        </w:tc>
        <w:tc>
          <w:tcPr>
            <w:tcW w:w="2868" w:type="dxa"/>
            <w:tcBorders>
              <w:top w:val="single" w:sz="4" w:space="0" w:color="auto"/>
              <w:left w:val="single" w:sz="4" w:space="0" w:color="auto"/>
              <w:bottom w:val="single" w:sz="4" w:space="0" w:color="auto"/>
              <w:right w:val="single" w:sz="4" w:space="0" w:color="auto"/>
            </w:tcBorders>
            <w:vAlign w:val="center"/>
          </w:tcPr>
          <w:p w14:paraId="0C2EBC27" w14:textId="77777777" w:rsidR="00736B7D" w:rsidRPr="00913B2E" w:rsidRDefault="00736B7D" w:rsidP="00105AB9">
            <w:pPr>
              <w:jc w:val="center"/>
              <w:rPr>
                <w:rFonts w:cstheme="minorHAnsi"/>
                <w:b/>
                <w:color w:val="000000" w:themeColor="text1"/>
                <w:sz w:val="20"/>
                <w:szCs w:val="20"/>
                <w:lang w:val="tr-TR"/>
              </w:rPr>
            </w:pPr>
            <w:r w:rsidRPr="00913B2E">
              <w:rPr>
                <w:b/>
                <w:color w:val="000000" w:themeColor="text1"/>
                <w:sz w:val="20"/>
                <w:szCs w:val="20"/>
              </w:rPr>
              <w:t xml:space="preserve">ABD </w:t>
            </w:r>
            <w:proofErr w:type="spellStart"/>
            <w:r w:rsidRPr="00913B2E">
              <w:rPr>
                <w:b/>
                <w:color w:val="000000" w:themeColor="text1"/>
                <w:sz w:val="20"/>
                <w:szCs w:val="20"/>
              </w:rPr>
              <w:t>Kararı</w:t>
            </w:r>
            <w:proofErr w:type="spellEnd"/>
            <w:r w:rsidRPr="00913B2E">
              <w:rPr>
                <w:b/>
                <w:color w:val="000000" w:themeColor="text1"/>
                <w:sz w:val="20"/>
                <w:szCs w:val="20"/>
              </w:rPr>
              <w:t xml:space="preserve"> </w:t>
            </w:r>
            <w:proofErr w:type="spellStart"/>
            <w:r w:rsidRPr="00913B2E">
              <w:rPr>
                <w:b/>
                <w:color w:val="000000" w:themeColor="text1"/>
                <w:sz w:val="20"/>
                <w:szCs w:val="20"/>
              </w:rPr>
              <w:t>No’su</w:t>
            </w:r>
            <w:proofErr w:type="spellEnd"/>
          </w:p>
        </w:tc>
      </w:tr>
      <w:tr w:rsidR="00736B7D" w:rsidRPr="00C74492" w14:paraId="21ED3107" w14:textId="77777777" w:rsidTr="00D95F6F">
        <w:trPr>
          <w:trHeight w:val="680"/>
          <w:jc w:val="right"/>
        </w:trPr>
        <w:tc>
          <w:tcPr>
            <w:tcW w:w="5108" w:type="dxa"/>
            <w:tcBorders>
              <w:top w:val="single" w:sz="4" w:space="0" w:color="auto"/>
              <w:left w:val="single" w:sz="4" w:space="0" w:color="auto"/>
              <w:bottom w:val="single" w:sz="4" w:space="0" w:color="auto"/>
              <w:right w:val="single" w:sz="4" w:space="0" w:color="auto"/>
            </w:tcBorders>
            <w:vAlign w:val="center"/>
          </w:tcPr>
          <w:p w14:paraId="05DF53AE" w14:textId="77777777" w:rsidR="00736B7D" w:rsidRPr="0013359D" w:rsidRDefault="00736B7D" w:rsidP="00105AB9">
            <w:pPr>
              <w:rPr>
                <w:rFonts w:cstheme="minorHAnsi"/>
                <w:b/>
                <w:sz w:val="20"/>
                <w:szCs w:val="20"/>
                <w:lang w:val="tr-TR"/>
              </w:rPr>
            </w:pPr>
          </w:p>
        </w:tc>
        <w:tc>
          <w:tcPr>
            <w:tcW w:w="2416" w:type="dxa"/>
            <w:tcBorders>
              <w:top w:val="single" w:sz="4" w:space="0" w:color="auto"/>
              <w:left w:val="single" w:sz="4" w:space="0" w:color="auto"/>
              <w:bottom w:val="single" w:sz="4" w:space="0" w:color="auto"/>
              <w:right w:val="single" w:sz="4" w:space="0" w:color="auto"/>
            </w:tcBorders>
            <w:vAlign w:val="center"/>
          </w:tcPr>
          <w:p w14:paraId="6399E78A" w14:textId="77777777" w:rsidR="00736B7D" w:rsidRPr="00913B2E" w:rsidRDefault="00736B7D" w:rsidP="00105AB9">
            <w:pPr>
              <w:jc w:val="center"/>
              <w:rPr>
                <w:rFonts w:cstheme="minorHAnsi"/>
                <w:b/>
                <w:color w:val="000000" w:themeColor="text1"/>
                <w:sz w:val="20"/>
                <w:szCs w:val="20"/>
                <w:lang w:val="tr-TR"/>
              </w:rPr>
            </w:pPr>
            <w:r w:rsidRPr="00913B2E">
              <w:rPr>
                <w:rFonts w:cstheme="minorHAnsi"/>
                <w:color w:val="000000" w:themeColor="text1"/>
                <w:sz w:val="20"/>
                <w:szCs w:val="20"/>
                <w:lang w:val="tr-TR"/>
              </w:rPr>
              <w:t>… / … / 20…</w:t>
            </w:r>
          </w:p>
        </w:tc>
        <w:tc>
          <w:tcPr>
            <w:tcW w:w="2868" w:type="dxa"/>
            <w:tcBorders>
              <w:top w:val="single" w:sz="4" w:space="0" w:color="auto"/>
              <w:left w:val="single" w:sz="4" w:space="0" w:color="auto"/>
              <w:bottom w:val="single" w:sz="4" w:space="0" w:color="auto"/>
              <w:right w:val="single" w:sz="4" w:space="0" w:color="auto"/>
            </w:tcBorders>
          </w:tcPr>
          <w:p w14:paraId="22549537" w14:textId="77777777" w:rsidR="00736B7D" w:rsidRPr="00913B2E" w:rsidRDefault="00736B7D" w:rsidP="00105AB9">
            <w:pPr>
              <w:jc w:val="center"/>
              <w:rPr>
                <w:rFonts w:cstheme="minorHAnsi"/>
                <w:color w:val="000000" w:themeColor="text1"/>
                <w:sz w:val="20"/>
                <w:szCs w:val="20"/>
                <w:lang w:val="tr-TR"/>
              </w:rPr>
            </w:pPr>
          </w:p>
        </w:tc>
      </w:tr>
    </w:tbl>
    <w:p w14:paraId="237EAF6A" w14:textId="77777777" w:rsidR="00736B7D" w:rsidRPr="0013359D" w:rsidRDefault="00736B7D" w:rsidP="00736B7D">
      <w:pPr>
        <w:spacing w:after="0" w:line="240" w:lineRule="auto"/>
        <w:rPr>
          <w:rFonts w:ascii="Arial" w:hAnsi="Arial" w:cs="Arial"/>
          <w:sz w:val="16"/>
          <w:szCs w:val="16"/>
          <w:lang w:val="tr-TR"/>
        </w:rPr>
      </w:pPr>
    </w:p>
    <w:bookmarkEnd w:id="1"/>
    <w:p w14:paraId="60F47F6E" w14:textId="77777777" w:rsidR="00BD0F4E" w:rsidRPr="00C74492" w:rsidRDefault="00BD0F4E" w:rsidP="00BD0F4E">
      <w:pPr>
        <w:jc w:val="both"/>
        <w:rPr>
          <w:rFonts w:asciiTheme="majorHAnsi" w:hAnsiTheme="majorHAnsi" w:cstheme="majorHAnsi"/>
          <w:b/>
          <w:bCs/>
          <w:color w:val="FF0000"/>
          <w:lang w:val="tr-TR"/>
        </w:rPr>
      </w:pPr>
      <w:r w:rsidRPr="00C74492">
        <w:rPr>
          <w:rFonts w:asciiTheme="majorHAnsi" w:hAnsiTheme="majorHAnsi" w:cstheme="majorHAnsi"/>
          <w:b/>
          <w:bCs/>
          <w:color w:val="FF0000"/>
          <w:lang w:val="tr-TR"/>
        </w:rPr>
        <w:t xml:space="preserve">Bu form öğrenci tarafından ilgili bölümler doldurulduktan sonra </w:t>
      </w:r>
      <w:proofErr w:type="spellStart"/>
      <w:r w:rsidRPr="00C74492">
        <w:rPr>
          <w:rFonts w:asciiTheme="majorHAnsi" w:hAnsiTheme="majorHAnsi" w:cstheme="majorHAnsi"/>
          <w:b/>
          <w:bCs/>
          <w:color w:val="FF0000"/>
          <w:lang w:val="tr-TR"/>
        </w:rPr>
        <w:t>word</w:t>
      </w:r>
      <w:proofErr w:type="spellEnd"/>
      <w:r w:rsidRPr="00C74492">
        <w:rPr>
          <w:rFonts w:asciiTheme="majorHAnsi" w:hAnsiTheme="majorHAnsi" w:cstheme="majorHAnsi"/>
          <w:b/>
          <w:bCs/>
          <w:color w:val="FF0000"/>
          <w:lang w:val="tr-TR"/>
        </w:rPr>
        <w:t xml:space="preserve"> formatında Kocaeli Üniversitesi’nin tanımladığı Microsoft TEAMS uygulaması üzerinden Üniversitemiz tarafından tanımlanan kurumsal hesap kullanılarak (</w:t>
      </w:r>
      <w:proofErr w:type="spellStart"/>
      <w:r w:rsidRPr="00C74492">
        <w:rPr>
          <w:rFonts w:asciiTheme="majorHAnsi" w:hAnsiTheme="majorHAnsi" w:cstheme="majorHAnsi"/>
          <w:b/>
          <w:bCs/>
          <w:color w:val="FF0000"/>
          <w:lang w:val="tr-TR"/>
        </w:rPr>
        <w:t>ogrencino@uzem.education</w:t>
      </w:r>
      <w:proofErr w:type="spellEnd"/>
      <w:r w:rsidRPr="00C74492">
        <w:rPr>
          <w:rFonts w:asciiTheme="majorHAnsi" w:hAnsiTheme="majorHAnsi" w:cstheme="majorHAnsi"/>
          <w:b/>
          <w:bCs/>
          <w:color w:val="FF0000"/>
          <w:lang w:val="tr-TR"/>
        </w:rPr>
        <w:t xml:space="preserve">) Fen Bilimleri Enstitüsüne iletilecektir. </w:t>
      </w:r>
    </w:p>
    <w:p w14:paraId="3D77C3FA" w14:textId="77777777" w:rsidR="00BD0F4E" w:rsidRPr="00C74492" w:rsidRDefault="00BD0F4E" w:rsidP="00BD0F4E">
      <w:pPr>
        <w:jc w:val="both"/>
        <w:rPr>
          <w:rFonts w:asciiTheme="majorHAnsi" w:hAnsiTheme="majorHAnsi" w:cstheme="majorHAnsi"/>
          <w:b/>
          <w:bCs/>
          <w:color w:val="FF0000"/>
          <w:lang w:val="tr-TR"/>
        </w:rPr>
      </w:pPr>
      <w:r w:rsidRPr="00C74492">
        <w:rPr>
          <w:rFonts w:asciiTheme="majorHAnsi" w:hAnsiTheme="majorHAnsi" w:cstheme="majorHAnsi"/>
          <w:b/>
          <w:bCs/>
          <w:color w:val="FF0000"/>
          <w:lang w:val="tr-TR"/>
        </w:rPr>
        <w:lastRenderedPageBreak/>
        <w:t xml:space="preserve">Kurumsal </w:t>
      </w:r>
      <w:proofErr w:type="spellStart"/>
      <w:r w:rsidRPr="00C74492">
        <w:rPr>
          <w:rFonts w:asciiTheme="majorHAnsi" w:hAnsiTheme="majorHAnsi" w:cstheme="majorHAnsi"/>
          <w:b/>
          <w:bCs/>
          <w:color w:val="FF0000"/>
          <w:lang w:val="tr-TR"/>
        </w:rPr>
        <w:t>Teams</w:t>
      </w:r>
      <w:proofErr w:type="spellEnd"/>
      <w:r w:rsidRPr="00C74492">
        <w:rPr>
          <w:rFonts w:asciiTheme="majorHAnsi" w:hAnsiTheme="majorHAnsi" w:cstheme="majorHAnsi"/>
          <w:b/>
          <w:bCs/>
          <w:color w:val="FF0000"/>
          <w:lang w:val="tr-TR"/>
        </w:rPr>
        <w:t xml:space="preserve"> hesabına giriş yapıldıktan sonra “onaylar” sekmesinde yer alan “yeni onay isteği” sekmesi kullanılacak ve “Onaylayanlar” sekmesine sırasıyla 1- Tez danışmanı </w:t>
      </w:r>
      <w:proofErr w:type="spellStart"/>
      <w:r w:rsidRPr="00C74492">
        <w:rPr>
          <w:rFonts w:asciiTheme="majorHAnsi" w:hAnsiTheme="majorHAnsi" w:cstheme="majorHAnsi"/>
          <w:b/>
          <w:bCs/>
          <w:color w:val="FF0000"/>
          <w:lang w:val="tr-TR"/>
        </w:rPr>
        <w:t>sicilno@uzem.education</w:t>
      </w:r>
      <w:proofErr w:type="spellEnd"/>
      <w:r w:rsidRPr="00C74492">
        <w:rPr>
          <w:rFonts w:asciiTheme="majorHAnsi" w:hAnsiTheme="majorHAnsi" w:cstheme="majorHAnsi"/>
          <w:b/>
          <w:bCs/>
          <w:color w:val="FF0000"/>
          <w:lang w:val="tr-TR"/>
        </w:rPr>
        <w:t xml:space="preserve">, 2- ABD başkanı 3- </w:t>
      </w:r>
      <w:proofErr w:type="spellStart"/>
      <w:r w:rsidRPr="00C74492">
        <w:rPr>
          <w:rFonts w:asciiTheme="majorHAnsi" w:hAnsiTheme="majorHAnsi" w:cstheme="majorHAnsi"/>
          <w:b/>
          <w:bCs/>
          <w:color w:val="FF0000"/>
          <w:lang w:val="tr-TR"/>
        </w:rPr>
        <w:t>fbeevrak@uzem.education</w:t>
      </w:r>
      <w:proofErr w:type="spellEnd"/>
      <w:r w:rsidRPr="00C74492">
        <w:rPr>
          <w:rFonts w:asciiTheme="majorHAnsi" w:hAnsiTheme="majorHAnsi" w:cstheme="majorHAnsi"/>
          <w:b/>
          <w:bCs/>
          <w:color w:val="FF0000"/>
          <w:lang w:val="tr-TR"/>
        </w:rPr>
        <w:t xml:space="preserve"> ayrı ayrı eklenerek gönderilecektir. </w:t>
      </w:r>
    </w:p>
    <w:p w14:paraId="7A33150C" w14:textId="01197D32" w:rsidR="00BD0F4E" w:rsidRPr="00C74492" w:rsidRDefault="00BD0F4E" w:rsidP="00BD0F4E">
      <w:pPr>
        <w:jc w:val="both"/>
        <w:rPr>
          <w:rFonts w:asciiTheme="majorHAnsi" w:hAnsiTheme="majorHAnsi" w:cstheme="majorHAnsi"/>
          <w:b/>
          <w:bCs/>
          <w:color w:val="FF0000"/>
          <w:lang w:val="tr-TR"/>
        </w:rPr>
      </w:pPr>
      <w:r w:rsidRPr="00C74492">
        <w:rPr>
          <w:rFonts w:asciiTheme="majorHAnsi" w:hAnsiTheme="majorHAnsi" w:cstheme="majorHAnsi"/>
          <w:b/>
          <w:bCs/>
          <w:color w:val="385623" w:themeColor="accent6" w:themeShade="80"/>
          <w:highlight w:val="yellow"/>
          <w:lang w:val="tr-TR"/>
        </w:rPr>
        <w:t xml:space="preserve">“İstek Adı” Sekmesine sırayla Öğrenci </w:t>
      </w:r>
      <w:proofErr w:type="spellStart"/>
      <w:r w:rsidRPr="00C74492">
        <w:rPr>
          <w:rFonts w:asciiTheme="majorHAnsi" w:hAnsiTheme="majorHAnsi" w:cstheme="majorHAnsi"/>
          <w:b/>
          <w:bCs/>
          <w:color w:val="385623" w:themeColor="accent6" w:themeShade="80"/>
          <w:highlight w:val="yellow"/>
          <w:lang w:val="tr-TR"/>
        </w:rPr>
        <w:t>no</w:t>
      </w:r>
      <w:proofErr w:type="spellEnd"/>
      <w:r w:rsidRPr="00C74492">
        <w:rPr>
          <w:rFonts w:asciiTheme="majorHAnsi" w:hAnsiTheme="majorHAnsi" w:cstheme="majorHAnsi"/>
          <w:b/>
          <w:bCs/>
          <w:color w:val="385623" w:themeColor="accent6" w:themeShade="80"/>
          <w:highlight w:val="yellow"/>
          <w:lang w:val="tr-TR"/>
        </w:rPr>
        <w:t xml:space="preserve"> - Öğrenci ad </w:t>
      </w:r>
      <w:proofErr w:type="spellStart"/>
      <w:r w:rsidRPr="00C74492">
        <w:rPr>
          <w:rFonts w:asciiTheme="majorHAnsi" w:hAnsiTheme="majorHAnsi" w:cstheme="majorHAnsi"/>
          <w:b/>
          <w:bCs/>
          <w:color w:val="385623" w:themeColor="accent6" w:themeShade="80"/>
          <w:highlight w:val="yellow"/>
          <w:lang w:val="tr-TR"/>
        </w:rPr>
        <w:t>soyad</w:t>
      </w:r>
      <w:proofErr w:type="spellEnd"/>
      <w:r w:rsidRPr="00C74492">
        <w:rPr>
          <w:rFonts w:asciiTheme="majorHAnsi" w:hAnsiTheme="majorHAnsi" w:cstheme="majorHAnsi"/>
          <w:b/>
          <w:bCs/>
          <w:color w:val="385623" w:themeColor="accent6" w:themeShade="80"/>
          <w:highlight w:val="yellow"/>
          <w:lang w:val="tr-TR"/>
        </w:rPr>
        <w:t xml:space="preserve"> – form adı yazılmak zorundadır. Aksi takdirde başvurunuz reddedilir. </w:t>
      </w:r>
      <w:r w:rsidRPr="00C74492">
        <w:rPr>
          <w:rFonts w:asciiTheme="majorHAnsi" w:hAnsiTheme="majorHAnsi" w:cstheme="majorHAnsi"/>
          <w:b/>
          <w:bCs/>
          <w:color w:val="FF0000"/>
          <w:highlight w:val="yellow"/>
          <w:lang w:val="tr-TR"/>
        </w:rPr>
        <w:t xml:space="preserve">(Detaylı </w:t>
      </w:r>
      <w:proofErr w:type="spellStart"/>
      <w:r w:rsidRPr="00C74492">
        <w:rPr>
          <w:rFonts w:asciiTheme="majorHAnsi" w:hAnsiTheme="majorHAnsi" w:cstheme="majorHAnsi"/>
          <w:b/>
          <w:bCs/>
          <w:color w:val="FF0000"/>
          <w:highlight w:val="yellow"/>
          <w:lang w:val="tr-TR"/>
        </w:rPr>
        <w:t>Teams</w:t>
      </w:r>
      <w:proofErr w:type="spellEnd"/>
      <w:r w:rsidRPr="00C74492">
        <w:rPr>
          <w:rFonts w:asciiTheme="majorHAnsi" w:hAnsiTheme="majorHAnsi" w:cstheme="majorHAnsi"/>
          <w:b/>
          <w:bCs/>
          <w:color w:val="FF0000"/>
          <w:highlight w:val="yellow"/>
          <w:lang w:val="tr-TR"/>
        </w:rPr>
        <w:t xml:space="preserve"> kullanım kılavuzu için https://fbe.kocaeli.edu.tr/sayfalar/formlar-f73 bağlantısını ziyaret ediniz.)</w:t>
      </w:r>
    </w:p>
    <w:sectPr w:rsidR="00BD0F4E" w:rsidRPr="00C74492" w:rsidSect="00762D36">
      <w:headerReference w:type="default" r:id="rId8"/>
      <w:footerReference w:type="default" r:id="rId9"/>
      <w:pgSz w:w="11906" w:h="16838"/>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82D74" w14:textId="77777777" w:rsidR="00A6702C" w:rsidRDefault="00A6702C" w:rsidP="0060617A">
      <w:pPr>
        <w:spacing w:after="0" w:line="240" w:lineRule="auto"/>
      </w:pPr>
      <w:r>
        <w:separator/>
      </w:r>
    </w:p>
  </w:endnote>
  <w:endnote w:type="continuationSeparator" w:id="0">
    <w:p w14:paraId="659F6BDF" w14:textId="77777777" w:rsidR="00A6702C" w:rsidRDefault="00A6702C" w:rsidP="0060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798928"/>
      <w:docPartObj>
        <w:docPartGallery w:val="Page Numbers (Bottom of Page)"/>
        <w:docPartUnique/>
      </w:docPartObj>
    </w:sdtPr>
    <w:sdtContent>
      <w:sdt>
        <w:sdtPr>
          <w:id w:val="-1769616900"/>
          <w:docPartObj>
            <w:docPartGallery w:val="Page Numbers (Top of Page)"/>
            <w:docPartUnique/>
          </w:docPartObj>
        </w:sdtPr>
        <w:sdtContent>
          <w:p w14:paraId="126F9DC3" w14:textId="1A45F233" w:rsidR="000F1F2C" w:rsidRDefault="000F1F2C">
            <w:pPr>
              <w:pStyle w:val="Footer"/>
              <w:jc w:val="right"/>
            </w:pPr>
            <w:r>
              <w:rPr>
                <w:lang w:val="tr-TR"/>
              </w:rPr>
              <w:t xml:space="preserve">Sayfa </w:t>
            </w:r>
            <w:r>
              <w:rPr>
                <w:b/>
                <w:bCs/>
                <w:sz w:val="24"/>
                <w:szCs w:val="24"/>
              </w:rPr>
              <w:fldChar w:fldCharType="begin"/>
            </w:r>
            <w:r>
              <w:rPr>
                <w:b/>
                <w:bCs/>
              </w:rPr>
              <w:instrText>PAGE</w:instrText>
            </w:r>
            <w:r>
              <w:rPr>
                <w:b/>
                <w:bCs/>
                <w:sz w:val="24"/>
                <w:szCs w:val="24"/>
              </w:rPr>
              <w:fldChar w:fldCharType="separate"/>
            </w:r>
            <w:r w:rsidR="00C74492">
              <w:rPr>
                <w:b/>
                <w:bCs/>
                <w:noProof/>
              </w:rPr>
              <w:t>1</w:t>
            </w:r>
            <w:r>
              <w:rPr>
                <w:b/>
                <w:bCs/>
                <w:sz w:val="24"/>
                <w:szCs w:val="24"/>
              </w:rPr>
              <w:fldChar w:fldCharType="end"/>
            </w:r>
            <w:r>
              <w:rPr>
                <w:lang w:val="tr-TR"/>
              </w:rPr>
              <w:t xml:space="preserve"> / </w:t>
            </w:r>
            <w:r>
              <w:rPr>
                <w:b/>
                <w:bCs/>
                <w:sz w:val="24"/>
                <w:szCs w:val="24"/>
              </w:rPr>
              <w:fldChar w:fldCharType="begin"/>
            </w:r>
            <w:r>
              <w:rPr>
                <w:b/>
                <w:bCs/>
              </w:rPr>
              <w:instrText>NUMPAGES</w:instrText>
            </w:r>
            <w:r>
              <w:rPr>
                <w:b/>
                <w:bCs/>
                <w:sz w:val="24"/>
                <w:szCs w:val="24"/>
              </w:rPr>
              <w:fldChar w:fldCharType="separate"/>
            </w:r>
            <w:r w:rsidR="00C74492">
              <w:rPr>
                <w:b/>
                <w:bCs/>
                <w:noProof/>
              </w:rPr>
              <w:t>2</w:t>
            </w:r>
            <w:r>
              <w:rPr>
                <w:b/>
                <w:bCs/>
                <w:sz w:val="24"/>
                <w:szCs w:val="24"/>
              </w:rPr>
              <w:fldChar w:fldCharType="end"/>
            </w:r>
          </w:p>
        </w:sdtContent>
      </w:sdt>
    </w:sdtContent>
  </w:sdt>
  <w:p w14:paraId="6DA41551" w14:textId="77777777" w:rsidR="000F1F2C" w:rsidRDefault="000F1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4C058" w14:textId="77777777" w:rsidR="00A6702C" w:rsidRDefault="00A6702C" w:rsidP="0060617A">
      <w:pPr>
        <w:spacing w:after="0" w:line="240" w:lineRule="auto"/>
      </w:pPr>
      <w:r>
        <w:separator/>
      </w:r>
    </w:p>
  </w:footnote>
  <w:footnote w:type="continuationSeparator" w:id="0">
    <w:p w14:paraId="242DD37C" w14:textId="77777777" w:rsidR="00A6702C" w:rsidRDefault="00A6702C" w:rsidP="0060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129"/>
      <w:gridCol w:w="5954"/>
      <w:gridCol w:w="1417"/>
      <w:gridCol w:w="1956"/>
    </w:tblGrid>
    <w:tr w:rsidR="00F8676A" w:rsidRPr="00A5115E" w14:paraId="54A4F5DF" w14:textId="77777777" w:rsidTr="00F8676A">
      <w:tc>
        <w:tcPr>
          <w:tcW w:w="1129" w:type="dxa"/>
          <w:vMerge w:val="restart"/>
          <w:vAlign w:val="center"/>
        </w:tcPr>
        <w:p w14:paraId="59F9339D" w14:textId="77777777" w:rsidR="00F8676A" w:rsidRPr="00A5115E" w:rsidRDefault="00F8676A" w:rsidP="0060617A">
          <w:pPr>
            <w:rPr>
              <w:rFonts w:cstheme="minorHAnsi"/>
            </w:rPr>
          </w:pPr>
          <w:r w:rsidRPr="00A5115E">
            <w:rPr>
              <w:rFonts w:cstheme="minorHAnsi"/>
              <w:noProof/>
              <w:lang w:val="tr-TR" w:eastAsia="tr-TR"/>
            </w:rPr>
            <w:drawing>
              <wp:inline distT="0" distB="0" distL="0" distR="0" wp14:anchorId="6D7AD4F1" wp14:editId="0CB428F9">
                <wp:extent cx="540000" cy="5400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p>
      </w:tc>
      <w:tc>
        <w:tcPr>
          <w:tcW w:w="5954" w:type="dxa"/>
          <w:vMerge w:val="restart"/>
          <w:vAlign w:val="center"/>
        </w:tcPr>
        <w:p w14:paraId="483DFDE7" w14:textId="16C35132" w:rsidR="00F8676A" w:rsidRDefault="00F8676A" w:rsidP="0060617A">
          <w:pPr>
            <w:jc w:val="center"/>
            <w:rPr>
              <w:rFonts w:cstheme="minorHAnsi"/>
              <w:b/>
              <w:bCs/>
              <w:sz w:val="28"/>
              <w:szCs w:val="28"/>
            </w:rPr>
          </w:pPr>
          <w:r w:rsidRPr="00A5115E">
            <w:rPr>
              <w:rFonts w:cstheme="minorHAnsi"/>
              <w:b/>
              <w:bCs/>
              <w:sz w:val="28"/>
              <w:szCs w:val="28"/>
            </w:rPr>
            <w:t>FEN BİLİMLERİ ENSTİTÜSÜ</w:t>
          </w:r>
        </w:p>
        <w:p w14:paraId="706553B1" w14:textId="07FA7BA6" w:rsidR="008429C4" w:rsidRPr="00FD03B7" w:rsidRDefault="003F4B5D" w:rsidP="00FD03B7">
          <w:pPr>
            <w:jc w:val="center"/>
            <w:rPr>
              <w:rFonts w:cstheme="minorHAnsi"/>
              <w:b/>
              <w:bCs/>
              <w:sz w:val="24"/>
              <w:szCs w:val="24"/>
            </w:rPr>
          </w:pPr>
          <w:r w:rsidRPr="00FD03B7">
            <w:rPr>
              <w:rFonts w:cstheme="minorHAnsi"/>
              <w:b/>
              <w:bCs/>
              <w:sz w:val="24"/>
              <w:szCs w:val="24"/>
            </w:rPr>
            <w:t>TEZ</w:t>
          </w:r>
          <w:r w:rsidR="00FD03B7" w:rsidRPr="00FD03B7">
            <w:rPr>
              <w:rFonts w:cstheme="minorHAnsi"/>
              <w:b/>
              <w:bCs/>
              <w:sz w:val="24"/>
              <w:szCs w:val="24"/>
            </w:rPr>
            <w:t xml:space="preserve"> </w:t>
          </w:r>
          <w:r w:rsidR="005A02A2">
            <w:rPr>
              <w:rFonts w:cstheme="minorHAnsi"/>
              <w:b/>
              <w:bCs/>
              <w:sz w:val="24"/>
              <w:szCs w:val="24"/>
            </w:rPr>
            <w:t>KONUSU BİLDİRİM</w:t>
          </w:r>
          <w:r w:rsidR="00C27932">
            <w:rPr>
              <w:rFonts w:cstheme="minorHAnsi"/>
              <w:b/>
              <w:bCs/>
              <w:sz w:val="24"/>
              <w:szCs w:val="24"/>
            </w:rPr>
            <w:t>İ</w:t>
          </w:r>
          <w:r w:rsidRPr="00FD03B7">
            <w:rPr>
              <w:rFonts w:cstheme="minorHAnsi"/>
              <w:b/>
              <w:bCs/>
              <w:sz w:val="24"/>
              <w:szCs w:val="24"/>
            </w:rPr>
            <w:t xml:space="preserve"> </w:t>
          </w:r>
          <w:r w:rsidR="00C27932">
            <w:rPr>
              <w:rFonts w:cstheme="minorHAnsi"/>
              <w:b/>
              <w:bCs/>
              <w:sz w:val="24"/>
              <w:szCs w:val="24"/>
            </w:rPr>
            <w:t xml:space="preserve">VE KONU DEĞİŞİKLİĞİ </w:t>
          </w:r>
          <w:r w:rsidRPr="00FD03B7">
            <w:rPr>
              <w:rFonts w:cstheme="minorHAnsi"/>
              <w:b/>
              <w:bCs/>
              <w:sz w:val="24"/>
              <w:szCs w:val="24"/>
            </w:rPr>
            <w:t>FORM</w:t>
          </w:r>
          <w:r w:rsidR="00FD03B7" w:rsidRPr="00FD03B7">
            <w:rPr>
              <w:rFonts w:cstheme="minorHAnsi"/>
              <w:b/>
              <w:bCs/>
              <w:sz w:val="24"/>
              <w:szCs w:val="24"/>
            </w:rPr>
            <w:t>U</w:t>
          </w:r>
        </w:p>
        <w:p w14:paraId="479D979B" w14:textId="0BF54161" w:rsidR="00FD03B7" w:rsidRPr="00A5115E" w:rsidRDefault="00FD03B7" w:rsidP="00FD03B7">
          <w:pPr>
            <w:jc w:val="center"/>
            <w:rPr>
              <w:rFonts w:cstheme="minorHAnsi"/>
              <w:b/>
              <w:bCs/>
              <w:sz w:val="28"/>
              <w:szCs w:val="28"/>
            </w:rPr>
          </w:pPr>
          <w:r w:rsidRPr="00FD03B7">
            <w:rPr>
              <w:rFonts w:cstheme="minorHAnsi"/>
              <w:b/>
              <w:bCs/>
              <w:sz w:val="24"/>
              <w:szCs w:val="24"/>
            </w:rPr>
            <w:t>(YÜKSEK LİSANS)</w:t>
          </w:r>
        </w:p>
      </w:tc>
      <w:tc>
        <w:tcPr>
          <w:tcW w:w="1417" w:type="dxa"/>
        </w:tcPr>
        <w:p w14:paraId="37C48B17" w14:textId="77777777" w:rsidR="00F8676A" w:rsidRDefault="00F8676A" w:rsidP="0060617A">
          <w:pPr>
            <w:rPr>
              <w:rFonts w:cstheme="minorHAnsi"/>
              <w:sz w:val="18"/>
              <w:szCs w:val="18"/>
            </w:rPr>
          </w:pPr>
          <w:proofErr w:type="spellStart"/>
          <w:r w:rsidRPr="0060617A">
            <w:rPr>
              <w:rFonts w:cstheme="minorHAnsi"/>
              <w:sz w:val="18"/>
              <w:szCs w:val="18"/>
            </w:rPr>
            <w:t>Doküman</w:t>
          </w:r>
          <w:proofErr w:type="spellEnd"/>
          <w:r w:rsidRPr="0060617A">
            <w:rPr>
              <w:rFonts w:cstheme="minorHAnsi"/>
              <w:sz w:val="18"/>
              <w:szCs w:val="18"/>
            </w:rPr>
            <w:t xml:space="preserve"> </w:t>
          </w:r>
          <w:proofErr w:type="gramStart"/>
          <w:r w:rsidRPr="0060617A">
            <w:rPr>
              <w:rFonts w:cstheme="minorHAnsi"/>
              <w:sz w:val="18"/>
              <w:szCs w:val="18"/>
            </w:rPr>
            <w:t>no :</w:t>
          </w:r>
          <w:proofErr w:type="gramEnd"/>
        </w:p>
        <w:p w14:paraId="50BC5A84" w14:textId="289D5B4E" w:rsidR="00F8676A" w:rsidRPr="0060617A" w:rsidRDefault="00F8676A" w:rsidP="0060617A">
          <w:pPr>
            <w:rPr>
              <w:rFonts w:cstheme="minorHAnsi"/>
              <w:sz w:val="18"/>
              <w:szCs w:val="18"/>
            </w:rPr>
          </w:pPr>
        </w:p>
      </w:tc>
      <w:tc>
        <w:tcPr>
          <w:tcW w:w="1956" w:type="dxa"/>
          <w:vAlign w:val="center"/>
        </w:tcPr>
        <w:p w14:paraId="0BE11310" w14:textId="192CA38F" w:rsidR="00F8676A" w:rsidRPr="005A02A2" w:rsidRDefault="00DF2DCF" w:rsidP="00C74492">
          <w:pPr>
            <w:jc w:val="center"/>
            <w:rPr>
              <w:rFonts w:cstheme="minorHAnsi"/>
              <w:sz w:val="36"/>
              <w:szCs w:val="36"/>
            </w:rPr>
          </w:pPr>
          <w:r w:rsidRPr="005A02A2">
            <w:rPr>
              <w:rFonts w:cstheme="minorHAnsi"/>
              <w:sz w:val="36"/>
              <w:szCs w:val="36"/>
            </w:rPr>
            <w:t>YL</w:t>
          </w:r>
          <w:r w:rsidR="00F8676A" w:rsidRPr="005A02A2">
            <w:rPr>
              <w:rFonts w:cstheme="minorHAnsi"/>
              <w:sz w:val="36"/>
              <w:szCs w:val="36"/>
            </w:rPr>
            <w:t>-</w:t>
          </w:r>
          <w:r w:rsidR="008429C4" w:rsidRPr="005A02A2">
            <w:rPr>
              <w:rFonts w:cstheme="minorHAnsi"/>
              <w:sz w:val="36"/>
              <w:szCs w:val="36"/>
            </w:rPr>
            <w:t>1</w:t>
          </w:r>
          <w:r w:rsidR="005A02A2">
            <w:rPr>
              <w:rFonts w:cstheme="minorHAnsi"/>
              <w:sz w:val="36"/>
              <w:szCs w:val="36"/>
            </w:rPr>
            <w:t>1</w:t>
          </w:r>
        </w:p>
      </w:tc>
    </w:tr>
    <w:tr w:rsidR="00F8676A" w:rsidRPr="00A5115E" w14:paraId="13193D85" w14:textId="77777777" w:rsidTr="00F8676A">
      <w:tc>
        <w:tcPr>
          <w:tcW w:w="1129" w:type="dxa"/>
          <w:vMerge/>
        </w:tcPr>
        <w:p w14:paraId="57795A88" w14:textId="77777777" w:rsidR="00F8676A" w:rsidRPr="00A5115E" w:rsidRDefault="00F8676A" w:rsidP="0060617A">
          <w:pPr>
            <w:rPr>
              <w:rFonts w:cstheme="minorHAnsi"/>
            </w:rPr>
          </w:pPr>
        </w:p>
      </w:tc>
      <w:tc>
        <w:tcPr>
          <w:tcW w:w="5954" w:type="dxa"/>
          <w:vMerge/>
        </w:tcPr>
        <w:p w14:paraId="6592EA2C" w14:textId="77777777" w:rsidR="00F8676A" w:rsidRPr="00A5115E" w:rsidRDefault="00F8676A" w:rsidP="0060617A">
          <w:pPr>
            <w:rPr>
              <w:rFonts w:cstheme="minorHAnsi"/>
            </w:rPr>
          </w:pPr>
        </w:p>
      </w:tc>
      <w:tc>
        <w:tcPr>
          <w:tcW w:w="1417" w:type="dxa"/>
        </w:tcPr>
        <w:p w14:paraId="66C1BE99" w14:textId="73B50864" w:rsidR="00F8676A" w:rsidRPr="0060617A" w:rsidRDefault="00F8676A" w:rsidP="0060617A">
          <w:pPr>
            <w:rPr>
              <w:rFonts w:cstheme="minorHAnsi"/>
              <w:sz w:val="18"/>
              <w:szCs w:val="18"/>
            </w:rPr>
          </w:pPr>
          <w:proofErr w:type="spellStart"/>
          <w:r w:rsidRPr="0060617A">
            <w:rPr>
              <w:rFonts w:cstheme="minorHAnsi"/>
              <w:sz w:val="18"/>
              <w:szCs w:val="18"/>
            </w:rPr>
            <w:t>Revizyon</w:t>
          </w:r>
          <w:proofErr w:type="spellEnd"/>
          <w:r w:rsidRPr="0060617A">
            <w:rPr>
              <w:rFonts w:cstheme="minorHAnsi"/>
              <w:sz w:val="18"/>
              <w:szCs w:val="18"/>
            </w:rPr>
            <w:t xml:space="preserve"> </w:t>
          </w:r>
          <w:proofErr w:type="gramStart"/>
          <w:r w:rsidRPr="0060617A">
            <w:rPr>
              <w:rFonts w:cstheme="minorHAnsi"/>
              <w:sz w:val="18"/>
              <w:szCs w:val="18"/>
            </w:rPr>
            <w:t>no :</w:t>
          </w:r>
          <w:proofErr w:type="gramEnd"/>
        </w:p>
      </w:tc>
      <w:tc>
        <w:tcPr>
          <w:tcW w:w="1956" w:type="dxa"/>
          <w:vAlign w:val="center"/>
        </w:tcPr>
        <w:p w14:paraId="231260D3" w14:textId="08EB7986" w:rsidR="00F8676A" w:rsidRPr="00FD03B7" w:rsidRDefault="00F8676A" w:rsidP="00C74492">
          <w:pPr>
            <w:jc w:val="center"/>
            <w:rPr>
              <w:rFonts w:cstheme="minorHAnsi"/>
              <w:sz w:val="20"/>
              <w:szCs w:val="20"/>
            </w:rPr>
          </w:pPr>
          <w:r w:rsidRPr="00FD03B7">
            <w:rPr>
              <w:rFonts w:cstheme="minorHAnsi"/>
              <w:sz w:val="20"/>
              <w:szCs w:val="20"/>
            </w:rPr>
            <w:t>0</w:t>
          </w:r>
          <w:r w:rsidR="00C74492">
            <w:rPr>
              <w:rFonts w:cstheme="minorHAnsi"/>
              <w:sz w:val="20"/>
              <w:szCs w:val="20"/>
            </w:rPr>
            <w:t>5</w:t>
          </w:r>
        </w:p>
      </w:tc>
    </w:tr>
    <w:tr w:rsidR="00F8676A" w:rsidRPr="00A5115E" w14:paraId="7CA55355" w14:textId="77777777" w:rsidTr="00F8676A">
      <w:trPr>
        <w:trHeight w:val="302"/>
      </w:trPr>
      <w:tc>
        <w:tcPr>
          <w:tcW w:w="1129" w:type="dxa"/>
          <w:vMerge/>
        </w:tcPr>
        <w:p w14:paraId="4A59DA01" w14:textId="77777777" w:rsidR="00F8676A" w:rsidRPr="00A5115E" w:rsidRDefault="00F8676A" w:rsidP="0060617A">
          <w:pPr>
            <w:rPr>
              <w:rFonts w:cstheme="minorHAnsi"/>
            </w:rPr>
          </w:pPr>
        </w:p>
      </w:tc>
      <w:tc>
        <w:tcPr>
          <w:tcW w:w="5954" w:type="dxa"/>
          <w:vMerge/>
        </w:tcPr>
        <w:p w14:paraId="740D2529" w14:textId="77777777" w:rsidR="00F8676A" w:rsidRPr="00A5115E" w:rsidRDefault="00F8676A" w:rsidP="0060617A">
          <w:pPr>
            <w:rPr>
              <w:rFonts w:cstheme="minorHAnsi"/>
            </w:rPr>
          </w:pPr>
        </w:p>
      </w:tc>
      <w:tc>
        <w:tcPr>
          <w:tcW w:w="1417" w:type="dxa"/>
        </w:tcPr>
        <w:p w14:paraId="40ED8FB1" w14:textId="5FE627A5" w:rsidR="00F8676A" w:rsidRPr="0060617A" w:rsidRDefault="00F8676A" w:rsidP="0060617A">
          <w:pPr>
            <w:rPr>
              <w:rFonts w:cstheme="minorHAnsi"/>
              <w:sz w:val="18"/>
              <w:szCs w:val="18"/>
            </w:rPr>
          </w:pPr>
          <w:proofErr w:type="spellStart"/>
          <w:r w:rsidRPr="0060617A">
            <w:rPr>
              <w:rFonts w:cstheme="minorHAnsi"/>
              <w:sz w:val="18"/>
              <w:szCs w:val="18"/>
            </w:rPr>
            <w:t>Revizyon</w:t>
          </w:r>
          <w:proofErr w:type="spellEnd"/>
          <w:r w:rsidRPr="0060617A">
            <w:rPr>
              <w:rFonts w:cstheme="minorHAnsi"/>
              <w:sz w:val="18"/>
              <w:szCs w:val="18"/>
            </w:rPr>
            <w:t xml:space="preserve"> </w:t>
          </w:r>
          <w:proofErr w:type="spellStart"/>
          <w:proofErr w:type="gramStart"/>
          <w:r w:rsidRPr="0060617A">
            <w:rPr>
              <w:rFonts w:cstheme="minorHAnsi"/>
              <w:sz w:val="18"/>
              <w:szCs w:val="18"/>
            </w:rPr>
            <w:t>tarihi</w:t>
          </w:r>
          <w:proofErr w:type="spellEnd"/>
          <w:r w:rsidRPr="0060617A">
            <w:rPr>
              <w:rFonts w:cstheme="minorHAnsi"/>
              <w:sz w:val="18"/>
              <w:szCs w:val="18"/>
            </w:rPr>
            <w:t xml:space="preserve"> :</w:t>
          </w:r>
          <w:proofErr w:type="gramEnd"/>
        </w:p>
      </w:tc>
      <w:tc>
        <w:tcPr>
          <w:tcW w:w="1956" w:type="dxa"/>
          <w:vAlign w:val="center"/>
        </w:tcPr>
        <w:p w14:paraId="373162BA" w14:textId="5987D242" w:rsidR="00F8676A" w:rsidRPr="00FD03B7" w:rsidRDefault="00C74492" w:rsidP="00C74492">
          <w:pPr>
            <w:jc w:val="center"/>
            <w:rPr>
              <w:rFonts w:cstheme="minorHAnsi"/>
              <w:sz w:val="20"/>
              <w:szCs w:val="20"/>
            </w:rPr>
          </w:pPr>
          <w:r>
            <w:rPr>
              <w:rFonts w:cstheme="minorHAnsi"/>
              <w:sz w:val="20"/>
              <w:szCs w:val="20"/>
            </w:rPr>
            <w:t>23</w:t>
          </w:r>
          <w:r w:rsidR="007B5846">
            <w:rPr>
              <w:rFonts w:cstheme="minorHAnsi"/>
              <w:sz w:val="20"/>
              <w:szCs w:val="20"/>
            </w:rPr>
            <w:t xml:space="preserve"> </w:t>
          </w:r>
          <w:proofErr w:type="spellStart"/>
          <w:r>
            <w:rPr>
              <w:rFonts w:cstheme="minorHAnsi"/>
              <w:sz w:val="20"/>
              <w:szCs w:val="20"/>
            </w:rPr>
            <w:t>Mayıs</w:t>
          </w:r>
          <w:proofErr w:type="spellEnd"/>
          <w:r>
            <w:rPr>
              <w:rFonts w:cstheme="minorHAnsi"/>
              <w:sz w:val="20"/>
              <w:szCs w:val="20"/>
            </w:rPr>
            <w:t xml:space="preserve"> 2025</w:t>
          </w:r>
        </w:p>
      </w:tc>
    </w:tr>
  </w:tbl>
  <w:p w14:paraId="05B1B17E" w14:textId="77777777" w:rsidR="0060617A" w:rsidRDefault="0060617A" w:rsidP="006061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34E23"/>
    <w:multiLevelType w:val="hybridMultilevel"/>
    <w:tmpl w:val="ADAC3496"/>
    <w:lvl w:ilvl="0" w:tplc="0AE2E41C">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3500EAD"/>
    <w:multiLevelType w:val="hybridMultilevel"/>
    <w:tmpl w:val="E82EDDEE"/>
    <w:lvl w:ilvl="0" w:tplc="36C455A4">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D394A5F"/>
    <w:multiLevelType w:val="hybridMultilevel"/>
    <w:tmpl w:val="7D0E2764"/>
    <w:lvl w:ilvl="0" w:tplc="1D2A5CA4">
      <w:start w:val="2"/>
      <w:numFmt w:val="bullet"/>
      <w:lvlText w:val=""/>
      <w:lvlJc w:val="left"/>
      <w:pPr>
        <w:ind w:left="720" w:hanging="360"/>
      </w:pPr>
      <w:rPr>
        <w:rFonts w:ascii="Symbol" w:eastAsiaTheme="minorHAnsi"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9849480">
    <w:abstractNumId w:val="2"/>
  </w:num>
  <w:num w:numId="2" w16cid:durableId="1754475497">
    <w:abstractNumId w:val="0"/>
  </w:num>
  <w:num w:numId="3" w16cid:durableId="890073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RHAN TAŞCI">
    <w15:presenceInfo w15:providerId="Windows Live" w15:userId="49272d5ce34b58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8F"/>
    <w:rsid w:val="00012B59"/>
    <w:rsid w:val="00034BE5"/>
    <w:rsid w:val="00034DA8"/>
    <w:rsid w:val="00055284"/>
    <w:rsid w:val="00074CC9"/>
    <w:rsid w:val="00081922"/>
    <w:rsid w:val="00087ECF"/>
    <w:rsid w:val="000B5B36"/>
    <w:rsid w:val="000F1F2C"/>
    <w:rsid w:val="001066CB"/>
    <w:rsid w:val="001125AD"/>
    <w:rsid w:val="00120BE9"/>
    <w:rsid w:val="00154869"/>
    <w:rsid w:val="0015584C"/>
    <w:rsid w:val="00156DDA"/>
    <w:rsid w:val="00175FA6"/>
    <w:rsid w:val="00193FFD"/>
    <w:rsid w:val="001C7E26"/>
    <w:rsid w:val="001D25B3"/>
    <w:rsid w:val="001D39F9"/>
    <w:rsid w:val="001E6726"/>
    <w:rsid w:val="001E681E"/>
    <w:rsid w:val="001F0E34"/>
    <w:rsid w:val="002033E8"/>
    <w:rsid w:val="00206077"/>
    <w:rsid w:val="0022269F"/>
    <w:rsid w:val="00242E97"/>
    <w:rsid w:val="00244954"/>
    <w:rsid w:val="00260328"/>
    <w:rsid w:val="00270054"/>
    <w:rsid w:val="0027413C"/>
    <w:rsid w:val="0027504A"/>
    <w:rsid w:val="00276710"/>
    <w:rsid w:val="0027787B"/>
    <w:rsid w:val="002A1AA5"/>
    <w:rsid w:val="002A3788"/>
    <w:rsid w:val="00320412"/>
    <w:rsid w:val="003235DF"/>
    <w:rsid w:val="003250A8"/>
    <w:rsid w:val="003341C5"/>
    <w:rsid w:val="00340A9E"/>
    <w:rsid w:val="00385533"/>
    <w:rsid w:val="0039274E"/>
    <w:rsid w:val="00395B81"/>
    <w:rsid w:val="003B247E"/>
    <w:rsid w:val="003F4B5D"/>
    <w:rsid w:val="0040147E"/>
    <w:rsid w:val="004206B1"/>
    <w:rsid w:val="0046052E"/>
    <w:rsid w:val="004971BD"/>
    <w:rsid w:val="004B1C18"/>
    <w:rsid w:val="004C1F26"/>
    <w:rsid w:val="004D0369"/>
    <w:rsid w:val="004D3A56"/>
    <w:rsid w:val="00516BA7"/>
    <w:rsid w:val="00540026"/>
    <w:rsid w:val="0056411B"/>
    <w:rsid w:val="00580067"/>
    <w:rsid w:val="0058089C"/>
    <w:rsid w:val="00585DDF"/>
    <w:rsid w:val="005A02A2"/>
    <w:rsid w:val="005B4BF7"/>
    <w:rsid w:val="005B5452"/>
    <w:rsid w:val="005C4367"/>
    <w:rsid w:val="005D4C14"/>
    <w:rsid w:val="0060617A"/>
    <w:rsid w:val="00610508"/>
    <w:rsid w:val="00654DCE"/>
    <w:rsid w:val="006848DB"/>
    <w:rsid w:val="00693F67"/>
    <w:rsid w:val="00697DC7"/>
    <w:rsid w:val="006A3220"/>
    <w:rsid w:val="006A5AC6"/>
    <w:rsid w:val="006B0F32"/>
    <w:rsid w:val="00717F4A"/>
    <w:rsid w:val="007303C8"/>
    <w:rsid w:val="00733007"/>
    <w:rsid w:val="00736B7D"/>
    <w:rsid w:val="007461A5"/>
    <w:rsid w:val="00752889"/>
    <w:rsid w:val="00752E4E"/>
    <w:rsid w:val="00762D36"/>
    <w:rsid w:val="00781600"/>
    <w:rsid w:val="00785EF9"/>
    <w:rsid w:val="0079292B"/>
    <w:rsid w:val="00794B32"/>
    <w:rsid w:val="007A0D85"/>
    <w:rsid w:val="007A3756"/>
    <w:rsid w:val="007A55B1"/>
    <w:rsid w:val="007B5846"/>
    <w:rsid w:val="007C6656"/>
    <w:rsid w:val="00803A63"/>
    <w:rsid w:val="00812093"/>
    <w:rsid w:val="0083637C"/>
    <w:rsid w:val="008429C4"/>
    <w:rsid w:val="00866058"/>
    <w:rsid w:val="00882F91"/>
    <w:rsid w:val="00885E5B"/>
    <w:rsid w:val="008970CA"/>
    <w:rsid w:val="008A06E9"/>
    <w:rsid w:val="008B1045"/>
    <w:rsid w:val="008C4852"/>
    <w:rsid w:val="008C4FE3"/>
    <w:rsid w:val="009104E8"/>
    <w:rsid w:val="00944DC9"/>
    <w:rsid w:val="0096750B"/>
    <w:rsid w:val="00982767"/>
    <w:rsid w:val="009A1B23"/>
    <w:rsid w:val="009A2868"/>
    <w:rsid w:val="009B1862"/>
    <w:rsid w:val="009D6498"/>
    <w:rsid w:val="009E52C2"/>
    <w:rsid w:val="00A5115E"/>
    <w:rsid w:val="00A56509"/>
    <w:rsid w:val="00A66187"/>
    <w:rsid w:val="00A6702C"/>
    <w:rsid w:val="00A85C68"/>
    <w:rsid w:val="00AA6967"/>
    <w:rsid w:val="00AB0484"/>
    <w:rsid w:val="00AD5714"/>
    <w:rsid w:val="00B014A0"/>
    <w:rsid w:val="00B2291C"/>
    <w:rsid w:val="00B3724E"/>
    <w:rsid w:val="00B47871"/>
    <w:rsid w:val="00B52932"/>
    <w:rsid w:val="00B54752"/>
    <w:rsid w:val="00B608E4"/>
    <w:rsid w:val="00B82AE2"/>
    <w:rsid w:val="00B91345"/>
    <w:rsid w:val="00B92A71"/>
    <w:rsid w:val="00BD0F4E"/>
    <w:rsid w:val="00BE010F"/>
    <w:rsid w:val="00BF43F2"/>
    <w:rsid w:val="00C0754A"/>
    <w:rsid w:val="00C247DD"/>
    <w:rsid w:val="00C27932"/>
    <w:rsid w:val="00C417A3"/>
    <w:rsid w:val="00C72DA1"/>
    <w:rsid w:val="00C74492"/>
    <w:rsid w:val="00CB0011"/>
    <w:rsid w:val="00CD66A8"/>
    <w:rsid w:val="00CD6A61"/>
    <w:rsid w:val="00CE440D"/>
    <w:rsid w:val="00CE51BB"/>
    <w:rsid w:val="00CE76E5"/>
    <w:rsid w:val="00D1170D"/>
    <w:rsid w:val="00D12854"/>
    <w:rsid w:val="00D13CDE"/>
    <w:rsid w:val="00D1682D"/>
    <w:rsid w:val="00D24EFB"/>
    <w:rsid w:val="00D32463"/>
    <w:rsid w:val="00D73D7B"/>
    <w:rsid w:val="00D8553D"/>
    <w:rsid w:val="00D95F6F"/>
    <w:rsid w:val="00DA696B"/>
    <w:rsid w:val="00DA772B"/>
    <w:rsid w:val="00DE39F3"/>
    <w:rsid w:val="00DF2DCF"/>
    <w:rsid w:val="00DF391F"/>
    <w:rsid w:val="00E0294C"/>
    <w:rsid w:val="00E23303"/>
    <w:rsid w:val="00E33210"/>
    <w:rsid w:val="00E471EC"/>
    <w:rsid w:val="00E51F84"/>
    <w:rsid w:val="00E61143"/>
    <w:rsid w:val="00E66815"/>
    <w:rsid w:val="00E73A2E"/>
    <w:rsid w:val="00E8159D"/>
    <w:rsid w:val="00E91166"/>
    <w:rsid w:val="00EA1C3D"/>
    <w:rsid w:val="00EA4E78"/>
    <w:rsid w:val="00EB58CE"/>
    <w:rsid w:val="00EE7627"/>
    <w:rsid w:val="00F3608F"/>
    <w:rsid w:val="00F47108"/>
    <w:rsid w:val="00F8676A"/>
    <w:rsid w:val="00FC07B3"/>
    <w:rsid w:val="00FD03B7"/>
    <w:rsid w:val="00FD5A6E"/>
    <w:rsid w:val="00FF1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122EB"/>
  <w15:docId w15:val="{0CFC7A66-05E3-412F-8E97-628B73428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4BF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7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TableNormal"/>
    <w:next w:val="TableGrid"/>
    <w:uiPriority w:val="39"/>
    <w:rsid w:val="00B3724E"/>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16BA7"/>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6A5AC6"/>
    <w:pPr>
      <w:ind w:left="720"/>
      <w:contextualSpacing/>
    </w:pPr>
  </w:style>
  <w:style w:type="paragraph" w:styleId="Header">
    <w:name w:val="header"/>
    <w:basedOn w:val="Normal"/>
    <w:link w:val="HeaderChar"/>
    <w:uiPriority w:val="99"/>
    <w:unhideWhenUsed/>
    <w:rsid w:val="0060617A"/>
    <w:pPr>
      <w:tabs>
        <w:tab w:val="center" w:pos="4536"/>
        <w:tab w:val="right" w:pos="9072"/>
      </w:tabs>
      <w:spacing w:after="0" w:line="240" w:lineRule="auto"/>
    </w:pPr>
  </w:style>
  <w:style w:type="character" w:customStyle="1" w:styleId="HeaderChar">
    <w:name w:val="Header Char"/>
    <w:basedOn w:val="DefaultParagraphFont"/>
    <w:link w:val="Header"/>
    <w:uiPriority w:val="99"/>
    <w:rsid w:val="0060617A"/>
  </w:style>
  <w:style w:type="paragraph" w:styleId="Footer">
    <w:name w:val="footer"/>
    <w:basedOn w:val="Normal"/>
    <w:link w:val="FooterChar"/>
    <w:uiPriority w:val="99"/>
    <w:unhideWhenUsed/>
    <w:rsid w:val="0060617A"/>
    <w:pPr>
      <w:tabs>
        <w:tab w:val="center" w:pos="4536"/>
        <w:tab w:val="right" w:pos="9072"/>
      </w:tabs>
      <w:spacing w:after="0" w:line="240" w:lineRule="auto"/>
    </w:pPr>
  </w:style>
  <w:style w:type="character" w:customStyle="1" w:styleId="FooterChar">
    <w:name w:val="Footer Char"/>
    <w:basedOn w:val="DefaultParagraphFont"/>
    <w:link w:val="Footer"/>
    <w:uiPriority w:val="99"/>
    <w:rsid w:val="0060617A"/>
  </w:style>
  <w:style w:type="paragraph" w:styleId="BalloonText">
    <w:name w:val="Balloon Text"/>
    <w:basedOn w:val="Normal"/>
    <w:link w:val="BalloonTextChar"/>
    <w:uiPriority w:val="99"/>
    <w:semiHidden/>
    <w:unhideWhenUsed/>
    <w:rsid w:val="00D73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D7B"/>
    <w:rPr>
      <w:rFonts w:ascii="Tahoma" w:hAnsi="Tahoma" w:cs="Tahoma"/>
      <w:sz w:val="16"/>
      <w:szCs w:val="16"/>
    </w:rPr>
  </w:style>
  <w:style w:type="character" w:styleId="Hyperlink">
    <w:name w:val="Hyperlink"/>
    <w:basedOn w:val="DefaultParagraphFont"/>
    <w:uiPriority w:val="99"/>
    <w:unhideWhenUsed/>
    <w:rsid w:val="00736B7D"/>
    <w:rPr>
      <w:color w:val="0563C1" w:themeColor="hyperlink"/>
      <w:u w:val="single"/>
    </w:rPr>
  </w:style>
  <w:style w:type="paragraph" w:styleId="NormalWeb">
    <w:name w:val="Normal (Web)"/>
    <w:basedOn w:val="Normal"/>
    <w:uiPriority w:val="99"/>
    <w:unhideWhenUsed/>
    <w:rsid w:val="004206B1"/>
    <w:pPr>
      <w:spacing w:before="100" w:beforeAutospacing="1" w:after="100" w:afterAutospacing="1" w:line="240" w:lineRule="auto"/>
    </w:pPr>
    <w:rPr>
      <w:rFonts w:ascii="Times New Roman" w:eastAsia="Times New Roman" w:hAnsi="Times New Roman" w:cs="Times New Roman"/>
      <w:sz w:val="24"/>
      <w:szCs w:val="24"/>
      <w:lang w:val="en-TR"/>
    </w:rPr>
  </w:style>
  <w:style w:type="character" w:styleId="Strong">
    <w:name w:val="Strong"/>
    <w:basedOn w:val="DefaultParagraphFont"/>
    <w:uiPriority w:val="22"/>
    <w:qFormat/>
    <w:rsid w:val="004206B1"/>
    <w:rPr>
      <w:b/>
      <w:bCs/>
    </w:rPr>
  </w:style>
  <w:style w:type="character" w:styleId="UnresolvedMention">
    <w:name w:val="Unresolved Mention"/>
    <w:basedOn w:val="DefaultParagraphFont"/>
    <w:uiPriority w:val="99"/>
    <w:semiHidden/>
    <w:unhideWhenUsed/>
    <w:rsid w:val="00B92A71"/>
    <w:rPr>
      <w:color w:val="605E5C"/>
      <w:shd w:val="clear" w:color="auto" w:fill="E1DFDD"/>
    </w:rPr>
  </w:style>
  <w:style w:type="character" w:styleId="FollowedHyperlink">
    <w:name w:val="FollowedHyperlink"/>
    <w:basedOn w:val="DefaultParagraphFont"/>
    <w:uiPriority w:val="99"/>
    <w:semiHidden/>
    <w:unhideWhenUsed/>
    <w:rsid w:val="00C0754A"/>
    <w:rPr>
      <w:color w:val="954F72" w:themeColor="followedHyperlink"/>
      <w:u w:val="single"/>
    </w:rPr>
  </w:style>
  <w:style w:type="character" w:customStyle="1" w:styleId="Heading1Char">
    <w:name w:val="Heading 1 Char"/>
    <w:basedOn w:val="DefaultParagraphFont"/>
    <w:link w:val="Heading1"/>
    <w:uiPriority w:val="9"/>
    <w:rsid w:val="005B4BF7"/>
    <w:rPr>
      <w:rFonts w:ascii="Times New Roman" w:eastAsia="Times New Roman" w:hAnsi="Times New Roman" w:cs="Times New Roman"/>
      <w:b/>
      <w:bCs/>
      <w:kern w:val="36"/>
      <w:sz w:val="48"/>
      <w:szCs w:val="48"/>
      <w:lang w:val="en-TR"/>
    </w:rPr>
  </w:style>
  <w:style w:type="character" w:styleId="Emphasis">
    <w:name w:val="Emphasis"/>
    <w:basedOn w:val="DefaultParagraphFont"/>
    <w:uiPriority w:val="20"/>
    <w:qFormat/>
    <w:rsid w:val="005B4B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ysfkyya@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1759</Words>
  <Characters>10031</Characters>
  <Application>Microsoft Office Word</Application>
  <DocSecurity>0</DocSecurity>
  <Lines>83</Lines>
  <Paragraphs>23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Aytaç ÇINAR</dc:creator>
  <cp:keywords/>
  <dc:description/>
  <cp:lastModifiedBy>YUSUF KAYA</cp:lastModifiedBy>
  <cp:revision>34</cp:revision>
  <cp:lastPrinted>2020-07-31T14:05:00Z</cp:lastPrinted>
  <dcterms:created xsi:type="dcterms:W3CDTF">2024-09-16T19:13:00Z</dcterms:created>
  <dcterms:modified xsi:type="dcterms:W3CDTF">2026-03-08T15:06:00Z</dcterms:modified>
</cp:coreProperties>
</file>